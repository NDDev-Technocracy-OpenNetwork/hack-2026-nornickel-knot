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media/image2.wmf" ContentType="image/x-wmf"/>
  <Override PartName="/word/media/image1.wmf" ContentType="image/x-wmf"/>
  <Override PartName="/word/media/image3.wmf" ContentType="image/x-wmf"/>
  <Override PartName="/word/footer1.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theme/theme1.xml" ContentType="application/vnd.openxmlformats-officedocument.theme+xml"/>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60"/>
        <w:jc w:val="start"/>
        <w:rPr>
          <w:ins w:id="2" w:author="Миронов В.Е." w:date="2008-02-13T09:43:00Z"/>
          <w:b/>
          <w:sz w:val="40"/>
        </w:rPr>
      </w:pPr>
      <w:ins w:id="0" w:author="Миронов В.Е." w:date="2008-02-13T09:43:00Z">
        <w:r>
          <w:object w:dxaOrig="2130" w:dyaOrig="2242">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99.25pt;margin-top:56.7pt;width:49.9pt;height:52.55pt;mso-wrap-distance-left:14.2pt;mso-wrap-distance-right:8.5pt;mso-position-horizontal-relative:page;mso-position-vertical-relative:page" filled="f" o:ole="">
              <v:imagedata r:id="rId3" o:title=""/>
              <w10:wrap type="square" side="largest"/>
            </v:shape>
            <o:OLEObject Type="Embed" ProgID="" ShapeID="ole_rId2" DrawAspect="Content" ObjectID="_852941202" r:id="rId2"/>
          </w:object>
        </w:r>
      </w:ins>
      <w:ins w:id="1" w:author="Миронов В.Е." w:date="2008-02-13T09:43:00Z">
        <w:r>
          <w:rPr>
            <w:b/>
            <w:sz w:val="40"/>
          </w:rPr>
          <w:t>ООО «ИНСТИТУТ ГИПРОНИКЕЛЬ»</w:t>
        </w:r>
      </w:ins>
    </w:p>
    <w:p>
      <w:pPr>
        <w:pStyle w:val="Normal"/>
        <w:spacing w:before="0" w:after="120"/>
        <w:ind w:firstLine="1985" w:end="0"/>
        <w:jc w:val="start"/>
        <w:rPr>
          <w:ins w:id="4" w:author="Миронов В.Е." w:date="2008-02-13T09:43:00Z"/>
          <w:b/>
          <w:sz w:val="38"/>
        </w:rPr>
      </w:pPr>
      <w:ins w:id="3" w:author="Миронов В.Е." w:date="2008-02-13T09:43:00Z">
        <w:r>
          <w:rPr>
            <w:b/>
            <w:sz w:val="40"/>
          </w:rPr>
          <w:t>Санкт-Петербург</w:t>
        </w:r>
      </w:ins>
    </w:p>
    <w:p>
      <w:pPr>
        <w:pStyle w:val="Normal"/>
        <w:jc w:val="center"/>
        <w:rPr>
          <w:ins w:id="6" w:author="Миронов В.Е." w:date="2008-02-13T09:43:00Z"/>
          <w:b/>
          <w:smallCaps/>
          <w:sz w:val="40"/>
        </w:rPr>
      </w:pPr>
      <w:ins w:id="5" w:author="Миронов В.Е." w:date="2008-02-13T09:43:00Z">
        <w:r>
          <w:rPr>
            <w:b/>
            <w:smallCaps/>
            <w:sz w:val="40"/>
          </w:rPr>
        </w:r>
      </w:ins>
    </w:p>
    <w:p>
      <w:pPr>
        <w:pStyle w:val="BodyText"/>
        <w:rPr>
          <w:ins w:id="8" w:author="Миронов В.Е." w:date="2008-02-13T09:43:00Z"/>
          <w:b/>
          <w:smallCaps/>
          <w:sz w:val="40"/>
        </w:rPr>
      </w:pPr>
      <w:ins w:id="7" w:author="Миронов В.Е." w:date="2008-02-13T09:43:00Z">
        <w:r>
          <w:rPr>
            <w:b/>
            <w:smallCaps/>
            <w:sz w:val="40"/>
          </w:rPr>
        </w:r>
      </w:ins>
    </w:p>
    <w:p>
      <w:pPr>
        <w:pStyle w:val="BodyText"/>
        <w:rPr>
          <w:ins w:id="10" w:author="Миронов В.Е." w:date="2008-02-13T09:52:00Z"/>
        </w:rPr>
      </w:pPr>
      <w:ins w:id="9" w:author="Миронов В.Е." w:date="2008-02-13T09:52:00Z">
        <w:r>
          <w:rPr/>
        </w:r>
      </w:ins>
    </w:p>
    <w:p>
      <w:pPr>
        <w:pStyle w:val="BodyText"/>
        <w:ind w:firstLine="2410" w:end="0"/>
        <w:rPr>
          <w:ins w:id="12" w:author="Миронов В.Е." w:date="2008-02-13T09:43:00Z"/>
          <w:lang w:val="ru-RU" w:eastAsia="ru-RU"/>
        </w:rPr>
      </w:pPr>
      <w:ins w:id="11" w:author="Миронов В.Е." w:date="2008-02-13T09:52:00Z">
        <w:r>
          <w:rPr>
            <w:lang w:val="ru-RU" w:eastAsia="ru-RU"/>
          </w:rPr>
          <mc:AlternateContent>
            <mc:Choice Requires="wpg">
              <w:drawing>
                <wp:inline distT="0" distB="0" distL="0" distR="0">
                  <wp:extent cx="2818765" cy="1345565"/>
                  <wp:effectExtent l="0" t="0" r="0" b="0"/>
                  <wp:docPr id="1" name=""/>
                  <a:graphic xmlns:a="http://schemas.openxmlformats.org/drawingml/2006/main">
                    <a:graphicData uri="http://schemas.microsoft.com/office/word/2010/wordprocessingGroup">
                      <wpg:wgp>
                        <wpg:cNvGrpSpPr/>
                        <wpg:grpSpPr>
                          <a:xfrm>
                            <a:off x="0" y="0"/>
                            <a:ext cx="2818800" cy="1345680"/>
                            <a:chOff x="0" y="0"/>
                            <a:chExt cx="2818800" cy="1345680"/>
                          </a:xfrm>
                        </wpg:grpSpPr>
                        <wps:wsp>
                          <wps:cNvSpPr/>
                          <wps:nvSpPr>
                            <wps:cNvPr id="2" name=""/>
                            <wps:cNvSpPr/>
                          </wps:nvSpPr>
                          <wps:spPr>
                            <a:xfrm>
                              <a:off x="0" y="0"/>
                              <a:ext cx="2818800" cy="1345680"/>
                            </a:xfrm>
                            <a:prstGeom prst="rect">
                              <a:avLst/>
                            </a:prstGeom>
                            <a:noFill/>
                            <a:ln w="0">
                              <a:noFill/>
                            </a:ln>
                          </wps:spPr>
                          <wps:bodyPr/>
                        </wps:wsp>
                        <wps:wsp>
                          <wps:cNvPr id="3" name=""/>
                          <wps:cNvSpPr/>
                          <wps:spPr>
                            <a:xfrm>
                              <a:off x="0" y="337680"/>
                              <a:ext cx="2818800" cy="868680"/>
                            </a:xfrm>
                            <a:custGeom>
                              <a:avLst/>
                              <a:gdLst/>
                              <a:ahLst/>
                              <a:rect l="l" t="t" r="r" b="b"/>
                              <a:pathLst>
                                <a:path w="899" h="300">
                                  <a:moveTo>
                                    <a:pt x="0" y="300"/>
                                  </a:moveTo>
                                  <a:lnTo>
                                    <a:pt x="450" y="0"/>
                                  </a:lnTo>
                                  <a:lnTo>
                                    <a:pt x="899" y="300"/>
                                  </a:lnTo>
                                  <a:lnTo>
                                    <a:pt x="0" y="300"/>
                                  </a:lnTo>
                                  <a:close/>
                                </a:path>
                              </a:pathLst>
                            </a:custGeom>
                            <a:solidFill>
                              <a:srgbClr val="3064A5"/>
                            </a:solidFill>
                            <a:ln w="0">
                              <a:noFill/>
                            </a:ln>
                          </wps:spPr>
                          <wps:style>
                            <a:lnRef idx="0"/>
                            <a:fillRef idx="0"/>
                            <a:effectRef idx="0"/>
                            <a:fontRef idx="minor"/>
                          </wps:style>
                          <wps:bodyPr/>
                        </wps:wsp>
                        <wps:wsp>
                          <wps:cNvPr id="4" name=""/>
                          <wps:cNvSpPr/>
                          <wps:spPr>
                            <a:xfrm>
                              <a:off x="718200" y="0"/>
                              <a:ext cx="1232640" cy="1345680"/>
                            </a:xfrm>
                            <a:custGeom>
                              <a:avLst/>
                              <a:gdLst/>
                              <a:ahLst/>
                              <a:rect l="l" t="t" r="r" b="b"/>
                              <a:pathLst>
                                <a:path w="393" h="465">
                                  <a:moveTo>
                                    <a:pt x="271" y="2"/>
                                  </a:moveTo>
                                  <a:lnTo>
                                    <a:pt x="191" y="0"/>
                                  </a:lnTo>
                                  <a:lnTo>
                                    <a:pt x="191" y="133"/>
                                  </a:lnTo>
                                  <a:lnTo>
                                    <a:pt x="0" y="5"/>
                                  </a:lnTo>
                                  <a:lnTo>
                                    <a:pt x="0" y="263"/>
                                  </a:lnTo>
                                  <a:lnTo>
                                    <a:pt x="82" y="263"/>
                                  </a:lnTo>
                                  <a:lnTo>
                                    <a:pt x="82" y="133"/>
                                  </a:lnTo>
                                  <a:lnTo>
                                    <a:pt x="271" y="260"/>
                                  </a:lnTo>
                                  <a:lnTo>
                                    <a:pt x="271" y="2"/>
                                  </a:lnTo>
                                  <a:close/>
                                  <a:moveTo>
                                    <a:pt x="393" y="202"/>
                                  </a:moveTo>
                                  <a:lnTo>
                                    <a:pt x="311" y="202"/>
                                  </a:lnTo>
                                  <a:lnTo>
                                    <a:pt x="311" y="335"/>
                                  </a:lnTo>
                                  <a:lnTo>
                                    <a:pt x="122" y="207"/>
                                  </a:lnTo>
                                  <a:lnTo>
                                    <a:pt x="122" y="465"/>
                                  </a:lnTo>
                                  <a:lnTo>
                                    <a:pt x="202" y="465"/>
                                  </a:lnTo>
                                  <a:lnTo>
                                    <a:pt x="202" y="335"/>
                                  </a:lnTo>
                                  <a:lnTo>
                                    <a:pt x="393" y="460"/>
                                  </a:lnTo>
                                  <a:lnTo>
                                    <a:pt x="393" y="202"/>
                                  </a:lnTo>
                                  <a:close/>
                                </a:path>
                              </a:pathLst>
                            </a:custGeom>
                            <a:solidFill>
                              <a:srgbClr val="D6D6D8"/>
                            </a:solidFill>
                            <a:ln w="0">
                              <a:noFill/>
                            </a:ln>
                          </wps:spPr>
                          <wps:style>
                            <a:lnRef idx="0"/>
                            <a:fillRef idx="0"/>
                            <a:effectRef idx="0"/>
                            <a:fontRef idx="minor"/>
                          </wps:style>
                          <wps:bodyPr/>
                        </wps:wsp>
                      </wpg:wgp>
                    </a:graphicData>
                  </a:graphic>
                </wp:inline>
              </w:drawing>
            </mc:Choice>
            <mc:Fallback>
              <w:pict>
                <v:group id="shape_0" style="position:absolute;margin-left:0pt;margin-top:0pt;width:221.95pt;height:105.95pt" coordorigin="0,0" coordsize="4439,2119">
                  <v:rect id="shape_0" stroked="f" o:allowincell="f" style="position:absolute;left:0;top:0;width:4438;height:2118;mso-wrap-style:none;v-text-anchor:middle;mso-position-horizontal:center">
                    <v:fill o:detectmouseclick="t" on="false"/>
                    <v:stroke color="#3465a4" joinstyle="round" endcap="flat"/>
                    <w10:wrap type="square"/>
                  </v:rect>
                  <v:shape id="shape_0" coordsize="899,300" fillcolor="#3064a5" stroked="f" o:allowincell="f" style="position:absolute;left:0;top:532;width:4438;height:1367;mso-wrap-style:none;v-text-anchor:middle;mso-position-horizontal:center" path="m0,300l450,0l899,300l0,300xe">
                    <v:fill o:detectmouseclick="t" type="solid" color2="#cf9b5a"/>
                    <v:stroke color="#3465a4" joinstyle="round" endcap="flat"/>
                    <w10:wrap type="square"/>
                  </v:shape>
                  <v:shape id="shape_0" coordsize="393,465" fillcolor="#d6d6d8" stroked="f" o:allowincell="f" style="position:absolute;left:1131;top:0;width:1940;height:2118;mso-wrap-style:none;v-text-anchor:middle;mso-position-horizontal:center" path="m271,2l191,0l191,133l0,5l0,263l82,263l82,133l271,260l271,2xm393,202l311,202l311,335l122,207l122,465l202,465l202,335l393,460l393,202xe">
                    <v:fill o:detectmouseclick="t" type="solid" color2="#292927"/>
                    <v:stroke color="#3465a4" joinstyle="round" endcap="flat"/>
                    <w10:wrap type="square"/>
                  </v:shape>
                </v:group>
              </w:pict>
            </mc:Fallback>
          </mc:AlternateContent>
        </w:r>
      </w:ins>
    </w:p>
    <w:p>
      <w:pPr>
        <w:pStyle w:val="BodyText"/>
        <w:rPr>
          <w:ins w:id="14" w:author="Миронов В.Е." w:date="2008-02-13T09:43:00Z"/>
        </w:rPr>
      </w:pPr>
      <w:ins w:id="13" w:author="Миронов В.Е." w:date="2008-02-13T09:43:00Z">
        <w:r>
          <w:rPr/>
        </w:r>
      </w:ins>
    </w:p>
    <w:p>
      <w:pPr>
        <w:pStyle w:val="BodyText"/>
        <w:ind w:start="6372" w:end="0"/>
        <w:jc w:val="start"/>
        <w:rPr>
          <w:ins w:id="16" w:author="Миронов В.Е." w:date="2008-02-13T09:43:00Z"/>
          <w:b/>
          <w:sz w:val="36"/>
        </w:rPr>
      </w:pPr>
      <w:ins w:id="15" w:author="Миронов В.Е." w:date="2008-02-13T09:43:00Z">
        <w:r>
          <w:rPr>
            <w:b/>
            <w:sz w:val="36"/>
          </w:rPr>
        </w:r>
      </w:ins>
    </w:p>
    <w:p>
      <w:pPr>
        <w:pStyle w:val="BodyText"/>
        <w:suppressAutoHyphens w:val="true"/>
        <w:spacing w:before="0" w:after="300"/>
        <w:jc w:val="center"/>
        <w:rPr>
          <w:ins w:id="23" w:author="Миронов В.Е." w:date="2008-02-13T09:43:00Z"/>
        </w:rPr>
      </w:pPr>
      <w:ins w:id="17" w:author="Миронов В.Е." w:date="2008-02-13T13:49:00Z">
        <w:r>
          <w:rPr>
            <w:b/>
            <w:sz w:val="40"/>
          </w:rPr>
          <w:t>ПРОГРАММНЫЙ КОМПЛЕКС</w:t>
        </w:r>
      </w:ins>
      <w:ins w:id="18" w:author="Миронов В.Е." w:date="2008-02-13T09:48:00Z">
        <w:r>
          <w:rPr>
            <w:b/>
            <w:sz w:val="40"/>
          </w:rPr>
          <w:br/>
          <w:t>расчета материальных потоков</w:t>
        </w:r>
      </w:ins>
      <w:ins w:id="19" w:author="Миронов В.Е." w:date="2008-02-13T13:48:00Z">
        <w:r>
          <w:rPr>
            <w:b/>
            <w:sz w:val="40"/>
          </w:rPr>
          <w:br/>
          <w:t>и технологических показателей</w:t>
        </w:r>
      </w:ins>
      <w:ins w:id="20" w:author="Миронов В.Е." w:date="2008-02-13T09:57:00Z">
        <w:r>
          <w:rPr>
            <w:b/>
            <w:sz w:val="40"/>
          </w:rPr>
          <w:br/>
          <w:t>металлургического производства</w:t>
        </w:r>
      </w:ins>
      <w:ins w:id="21" w:author="Миронов В.Е." w:date="2008-02-13T09:48:00Z">
        <w:r>
          <w:rPr>
            <w:b/>
            <w:sz w:val="40"/>
          </w:rPr>
          <w:br/>
          <w:t>ОАО «ГМК «Норильский никель»</w:t>
        </w:r>
      </w:ins>
      <w:ins w:id="22" w:author="Миронов В.Е." w:date="2008-02-13T09:43:00Z">
        <w:r>
          <w:rPr>
            <w:b/>
            <w:sz w:val="40"/>
          </w:rPr>
          <w:t xml:space="preserve"> </w:t>
        </w:r>
      </w:ins>
    </w:p>
    <w:p>
      <w:pPr>
        <w:pStyle w:val="BodyText"/>
        <w:spacing w:before="0" w:after="120"/>
        <w:jc w:val="center"/>
        <w:rPr>
          <w:ins w:id="25" w:author="Миронов В.Е." w:date="2008-02-13T09:52:00Z"/>
          <w:b/>
          <w:sz w:val="40"/>
        </w:rPr>
      </w:pPr>
      <w:ins w:id="24" w:author="Миронов В.Е." w:date="2008-02-13T09:52:00Z">
        <w:r>
          <w:rPr>
            <w:b/>
            <w:sz w:val="40"/>
          </w:rPr>
        </w:r>
      </w:ins>
    </w:p>
    <w:p>
      <w:pPr>
        <w:pStyle w:val="BodyText"/>
        <w:spacing w:before="0" w:after="120"/>
        <w:jc w:val="center"/>
        <w:rPr>
          <w:ins w:id="27" w:author="Миронов В.Е." w:date="2008-02-13T09:43:00Z"/>
          <w:b/>
          <w:sz w:val="40"/>
        </w:rPr>
      </w:pPr>
      <w:ins w:id="26" w:author="Миронов В.Е." w:date="2008-02-13T09:56:00Z">
        <w:r>
          <w:rPr>
            <w:b/>
            <w:sz w:val="40"/>
          </w:rPr>
          <w:t>Опытная версия</w:t>
          <w:br/>
          <w:t>для тестирования</w:t>
        </w:r>
      </w:ins>
    </w:p>
    <w:p>
      <w:pPr>
        <w:pStyle w:val="BodyText"/>
        <w:spacing w:before="0" w:after="300"/>
        <w:jc w:val="center"/>
        <w:rPr>
          <w:ins w:id="29" w:author="Миронов В.Е." w:date="2008-02-13T09:59:00Z"/>
          <w:b/>
          <w:sz w:val="40"/>
        </w:rPr>
      </w:pPr>
      <w:ins w:id="28" w:author="Миронов В.Е." w:date="2008-02-13T09:59:00Z">
        <w:r>
          <w:rPr>
            <w:b/>
            <w:sz w:val="40"/>
          </w:rPr>
        </w:r>
      </w:ins>
    </w:p>
    <w:p>
      <w:pPr>
        <w:pStyle w:val="BodyText"/>
        <w:spacing w:before="0" w:after="120"/>
        <w:jc w:val="center"/>
        <w:rPr>
          <w:ins w:id="31" w:author="Миронов В.Е." w:date="2008-02-13T09:43:00Z"/>
          <w:b/>
          <w:smallCaps/>
          <w:sz w:val="40"/>
          <w:lang w:val="ru-RU"/>
        </w:rPr>
      </w:pPr>
      <w:ins w:id="30" w:author="Миронов В.Е." w:date="2008-02-13T10:02:00Z">
        <w:r>
          <w:rPr>
            <w:b/>
            <w:smallCaps/>
            <w:sz w:val="40"/>
          </w:rPr>
          <w:t>Пояснительная записка</w:t>
        </w:r>
      </w:ins>
    </w:p>
    <w:p>
      <w:pPr>
        <w:pStyle w:val="BodyText"/>
        <w:spacing w:before="0" w:after="300"/>
        <w:jc w:val="center"/>
        <w:rPr>
          <w:ins w:id="33" w:author="Миронов В.Е." w:date="2008-02-13T09:43:00Z"/>
          <w:b/>
          <w:sz w:val="40"/>
        </w:rPr>
      </w:pPr>
      <w:ins w:id="32" w:author="Миронов В.Е." w:date="2008-02-21T16:52:00Z">
        <w:r>
          <w:rPr>
            <w:b/>
            <w:sz w:val="40"/>
          </w:rPr>
          <w:t>(Руководство пользователя)</w:t>
        </w:r>
      </w:ins>
    </w:p>
    <w:p>
      <w:pPr>
        <w:pStyle w:val="BodyText"/>
        <w:jc w:val="center"/>
        <w:rPr>
          <w:ins w:id="35" w:author="Миронов В.Е." w:date="2008-02-13T09:43:00Z"/>
          <w:b/>
          <w:sz w:val="32"/>
          <w:szCs w:val="32"/>
        </w:rPr>
      </w:pPr>
      <w:ins w:id="34" w:author="Миронов В.Е." w:date="2008-02-13T09:43:00Z">
        <w:r>
          <w:rPr>
            <w:b/>
            <w:sz w:val="32"/>
            <w:szCs w:val="32"/>
          </w:rPr>
        </w:r>
      </w:ins>
    </w:p>
    <w:p>
      <w:pPr>
        <w:pStyle w:val="BodyText"/>
        <w:tabs>
          <w:tab w:val="clear" w:pos="708"/>
          <w:tab w:val="left" w:pos="6521" w:leader="none"/>
        </w:tabs>
        <w:spacing w:before="0" w:after="0"/>
        <w:ind w:start="567" w:end="0"/>
        <w:rPr>
          <w:ins w:id="37" w:author="Миронов В.Е." w:date="2008-02-13T09:43:00Z"/>
          <w:b/>
          <w:sz w:val="32"/>
          <w:szCs w:val="32"/>
        </w:rPr>
      </w:pPr>
      <w:ins w:id="36" w:author="Миронов В.Е." w:date="2008-02-13T09:43:00Z">
        <w:r>
          <w:rPr>
            <w:b/>
            <w:sz w:val="32"/>
            <w:szCs w:val="32"/>
          </w:rPr>
        </w:r>
      </w:ins>
    </w:p>
    <w:p>
      <w:pPr>
        <w:pStyle w:val="Normal"/>
        <w:tabs>
          <w:tab w:val="clear" w:pos="708"/>
          <w:tab w:val="left" w:pos="-2268" w:leader="none"/>
        </w:tabs>
        <w:spacing w:before="0" w:after="0"/>
        <w:jc w:val="center"/>
        <w:rPr>
          <w:ins w:id="39" w:author="Миронов В.Е." w:date="2008-02-13T09:43:00Z"/>
          <w:b/>
          <w:caps/>
          <w:sz w:val="40"/>
        </w:rPr>
      </w:pPr>
      <w:ins w:id="38" w:author="Миронов В.Е." w:date="2008-02-13T09:43:00Z">
        <w:r>
          <w:rPr>
            <w:b/>
            <w:caps/>
            <w:sz w:val="40"/>
          </w:rPr>
        </w:r>
      </w:ins>
    </w:p>
    <w:p>
      <w:pPr>
        <w:pStyle w:val="BodyText"/>
        <w:rPr>
          <w:ins w:id="41" w:author="Миронов В.Е." w:date="2008-02-13T09:43:00Z"/>
          <w:b/>
          <w:caps/>
          <w:sz w:val="32"/>
          <w:szCs w:val="32"/>
        </w:rPr>
      </w:pPr>
      <w:ins w:id="40" w:author="Миронов В.Е." w:date="2008-02-13T09:43:00Z">
        <w:r>
          <w:rPr>
            <w:b/>
            <w:caps/>
            <w:sz w:val="32"/>
            <w:szCs w:val="32"/>
          </w:rPr>
        </w:r>
      </w:ins>
    </w:p>
    <w:p>
      <w:pPr>
        <w:pStyle w:val="Normal"/>
        <w:tabs>
          <w:tab w:val="clear" w:pos="708"/>
        </w:tabs>
        <w:spacing w:before="0" w:after="0"/>
        <w:jc w:val="center"/>
        <w:rPr>
          <w:ins w:id="52" w:author="Миронов В.Е." w:date="2008-02-13T09:43:00Z"/>
          <w:b/>
          <w:sz w:val="40"/>
        </w:rPr>
        <w:sectPr>
          <w:headerReference w:type="default" r:id="rId4"/>
          <w:headerReference w:type="first" r:id="rId5"/>
          <w:footerReference w:type="default" r:id="rId6"/>
          <w:footerReference w:type="first" r:id="rId7"/>
          <w:type w:val="nextPage"/>
          <w:pgSz w:w="11906" w:h="16838"/>
          <w:pgMar w:left="1701" w:right="1134" w:gutter="0" w:header="567" w:top="1134" w:footer="454" w:bottom="1134"/>
          <w:pgNumType w:fmt="decimal"/>
          <w:formProt w:val="false"/>
          <w:titlePg/>
          <w:textDirection w:val="lrTb"/>
          <w:docGrid w:type="default" w:linePitch="296" w:charSpace="0"/>
        </w:sectPr>
      </w:pPr>
      <w:ins w:id="42" w:author="Миронов В.Е." w:date="2008-02-13T09:43:00Z">
        <w:r>
          <w:rPr>
            <w:b/>
            <w:sz w:val="40"/>
          </w:rPr>
          <w:t>200</w:t>
        </w:r>
      </w:ins>
      <w:ins w:id="43" w:author="Миронов В.Е." w:date="2008-02-13T09:47:00Z">
        <w:r>
          <w:rPr>
            <w:b/>
            <w:sz w:val="40"/>
          </w:rPr>
          <w:t>8</w:t>
        </w:r>
      </w:ins>
    </w:p>
    <w:p>
      <w:pPr>
        <w:pStyle w:val="Heading"/>
        <w:ind w:start="0" w:end="284"/>
        <w:rPr/>
      </w:pPr>
      <w:r>
        <w:rPr/>
        <w:t>Содержание</w:t>
      </w:r>
    </w:p>
    <w:sdt>
      <w:sdtPr>
        <w:docPartObj>
          <w:docPartGallery w:val="Table of Contents"/>
          <w:docPartUnique w:val="true"/>
        </w:docPartObj>
      </w:sdtPr>
      <w:sdtContent>
        <w:p>
          <w:pPr>
            <w:pStyle w:val="TOC1"/>
            <w:numPr>
              <w:ilvl w:val="0"/>
              <w:numId w:val="0"/>
            </w:numPr>
            <w:ind w:hanging="0" w:start="284" w:end="567"/>
            <w:rPr>
              <w:ins w:id="56" w:author="Миронов В.Е." w:date="2008-02-19T16:15:00Z"/>
              <w:b w:val="false"/>
              <w:kern w:val="0"/>
              <w:sz w:val="24"/>
              <w:szCs w:val="24"/>
              <w:lang w:val="ru-RU" w:eastAsia="ru-RU"/>
            </w:rPr>
          </w:pPr>
          <w:ins w:id="53" w:author="Миронов В.Е." w:date="2008-02-19T16:15:00Z">
            <w:r>
              <w:fldChar w:fldCharType="begin"/>
            </w:r>
            <w:r>
              <w:rPr>
                <w:lang w:val="ru-RU" w:eastAsia="ru-RU"/>
              </w:rPr>
              <w:instrText xml:space="preserve"> TOC \o "1-3" </w:instrText>
            </w:r>
          </w:ins>
          <w:r>
            <w:rPr>
              <w:lang w:val="ru-RU" w:eastAsia="ru-RU"/>
            </w:rPr>
            <w:fldChar w:fldCharType="separate"/>
          </w:r>
          <w:ins w:id="54" w:author="Миронов В.Е." w:date="2008-02-19T16:15:00Z">
            <w:r>
              <w:rPr>
                <w:lang w:val="ru-RU" w:eastAsia="ru-RU"/>
              </w:rPr>
              <w:t>Введение</w:t>
              <w:tab/>
            </w:r>
          </w:ins>
          <w:hyperlink w:anchor="__RefHeading___Toc191201047">
            <w:ins w:id="55" w:author="Миронов В.Е." w:date="2008-02-19T16:15:00Z">
              <w:r>
                <w:rPr>
                  <w:rStyle w:val="IndexLink"/>
                  <w:lang w:val="ru-RU" w:eastAsia="ru-RU"/>
                </w:rPr>
                <w:t>3</w:t>
              </w:r>
            </w:ins>
          </w:hyperlink>
        </w:p>
        <w:p>
          <w:pPr>
            <w:pStyle w:val="TOC1"/>
            <w:numPr>
              <w:ilvl w:val="0"/>
              <w:numId w:val="0"/>
            </w:numPr>
            <w:ind w:hanging="0" w:start="284" w:end="567"/>
            <w:rPr>
              <w:ins w:id="61" w:author="Миронов В.Е." w:date="2008-02-19T16:15:00Z"/>
              <w:b w:val="false"/>
              <w:kern w:val="0"/>
              <w:sz w:val="24"/>
              <w:szCs w:val="24"/>
              <w:lang w:val="ru-RU" w:eastAsia="ru-RU"/>
            </w:rPr>
          </w:pPr>
          <w:ins w:id="57" w:author="Миронов В.Е." w:date="2008-02-19T16:15:00Z">
            <w:r>
              <w:rPr>
                <w:lang w:val="ru-RU" w:eastAsia="ru-RU"/>
              </w:rPr>
              <w:t>1</w:t>
            </w:r>
          </w:ins>
          <w:ins w:id="58" w:author="Миронов В.Е." w:date="2008-02-19T16:15:00Z">
            <w:r>
              <w:rPr>
                <w:b w:val="false"/>
                <w:kern w:val="0"/>
                <w:sz w:val="24"/>
                <w:szCs w:val="24"/>
                <w:lang w:val="ru-RU" w:eastAsia="ru-RU"/>
              </w:rPr>
              <w:tab/>
            </w:r>
          </w:ins>
          <w:ins w:id="59" w:author="Миронов В.Е." w:date="2008-02-19T16:15:00Z">
            <w:r>
              <w:rPr>
                <w:lang w:val="ru-RU" w:eastAsia="ru-RU"/>
              </w:rPr>
              <w:t>Общие сведения о программном комплексе</w:t>
              <w:tab/>
            </w:r>
          </w:ins>
          <w:hyperlink w:anchor="__RefHeading___Toc191201048">
            <w:ins w:id="60" w:author="Миронов В.Е." w:date="2008-02-19T16:15:00Z">
              <w:r>
                <w:rPr>
                  <w:rStyle w:val="IndexLink"/>
                  <w:lang w:val="ru-RU" w:eastAsia="ru-RU"/>
                </w:rPr>
                <w:t>4</w:t>
              </w:r>
            </w:ins>
          </w:hyperlink>
        </w:p>
        <w:p>
          <w:pPr>
            <w:pStyle w:val="TOC1"/>
            <w:numPr>
              <w:ilvl w:val="0"/>
              <w:numId w:val="0"/>
            </w:numPr>
            <w:ind w:hanging="0" w:start="284" w:end="567"/>
            <w:rPr>
              <w:ins w:id="66" w:author="Миронов В.Е." w:date="2008-02-19T16:15:00Z"/>
              <w:b w:val="false"/>
              <w:kern w:val="0"/>
              <w:sz w:val="24"/>
              <w:szCs w:val="24"/>
              <w:lang w:val="ru-RU" w:eastAsia="ru-RU"/>
            </w:rPr>
          </w:pPr>
          <w:ins w:id="62" w:author="Миронов В.Е." w:date="2008-02-19T16:15:00Z">
            <w:r>
              <w:rPr>
                <w:lang w:val="ru-RU" w:eastAsia="ru-RU"/>
              </w:rPr>
              <w:t>2</w:t>
            </w:r>
          </w:ins>
          <w:ins w:id="63" w:author="Миронов В.Е." w:date="2008-02-19T16:15:00Z">
            <w:r>
              <w:rPr>
                <w:b w:val="false"/>
                <w:kern w:val="0"/>
                <w:sz w:val="24"/>
                <w:szCs w:val="24"/>
                <w:lang w:val="ru-RU" w:eastAsia="ru-RU"/>
              </w:rPr>
              <w:tab/>
            </w:r>
          </w:ins>
          <w:ins w:id="64" w:author="Миронов В.Е." w:date="2008-02-19T16:15:00Z">
            <w:r>
              <w:rPr>
                <w:lang w:val="ru-RU" w:eastAsia="ru-RU"/>
              </w:rPr>
              <w:t>Основные расчетные возможности</w:t>
              <w:tab/>
            </w:r>
          </w:ins>
          <w:hyperlink w:anchor="__RefHeading___Toc191201049">
            <w:ins w:id="65" w:author="Миронов В.Е." w:date="2008-02-19T16:15:00Z">
              <w:r>
                <w:rPr>
                  <w:rStyle w:val="IndexLink"/>
                  <w:lang w:val="ru-RU" w:eastAsia="ru-RU"/>
                </w:rPr>
                <w:t>8</w:t>
              </w:r>
            </w:ins>
          </w:hyperlink>
        </w:p>
        <w:p>
          <w:pPr>
            <w:pStyle w:val="TOC2"/>
            <w:numPr>
              <w:ilvl w:val="0"/>
              <w:numId w:val="0"/>
            </w:numPr>
            <w:tabs>
              <w:tab w:val="left" w:pos="1191" w:leader="none"/>
            </w:tabs>
            <w:ind w:hanging="0" w:start="738" w:end="567"/>
            <w:rPr>
              <w:ins w:id="71" w:author="Миронов В.Е." w:date="2008-02-19T16:15:00Z"/>
              <w:sz w:val="24"/>
              <w:szCs w:val="24"/>
              <w:lang w:val="ru-RU" w:eastAsia="ru-RU"/>
            </w:rPr>
          </w:pPr>
          <w:ins w:id="67" w:author="Миронов В.Е." w:date="2008-02-19T16:15:00Z">
            <w:r>
              <w:rPr>
                <w:lang w:val="ru-RU" w:eastAsia="ru-RU"/>
              </w:rPr>
              <w:t>2.1</w:t>
            </w:r>
          </w:ins>
          <w:ins w:id="68" w:author="Миронов В.Е." w:date="2008-02-19T16:15:00Z">
            <w:r>
              <w:rPr>
                <w:sz w:val="24"/>
                <w:szCs w:val="24"/>
                <w:lang w:val="ru-RU" w:eastAsia="ru-RU"/>
              </w:rPr>
              <w:tab/>
            </w:r>
          </w:ins>
          <w:ins w:id="69" w:author="Миронов В.Е." w:date="2008-02-19T16:15:00Z">
            <w:r>
              <w:rPr>
                <w:lang w:val="ru-RU" w:eastAsia="ru-RU"/>
              </w:rPr>
              <w:t>Заполярный филиал</w:t>
              <w:tab/>
            </w:r>
          </w:ins>
          <w:hyperlink w:anchor="__RefHeading___Toc191201050">
            <w:ins w:id="70" w:author="Миронов В.Е." w:date="2008-02-19T16:15:00Z">
              <w:r>
                <w:rPr>
                  <w:rStyle w:val="IndexLink"/>
                  <w:lang w:val="ru-RU" w:eastAsia="ru-RU"/>
                </w:rPr>
                <w:t>8</w:t>
              </w:r>
            </w:ins>
          </w:hyperlink>
        </w:p>
        <w:p>
          <w:pPr>
            <w:pStyle w:val="TOC2"/>
            <w:numPr>
              <w:ilvl w:val="0"/>
              <w:numId w:val="0"/>
            </w:numPr>
            <w:tabs>
              <w:tab w:val="left" w:pos="1191" w:leader="none"/>
            </w:tabs>
            <w:ind w:hanging="0" w:start="738" w:end="567"/>
            <w:rPr>
              <w:ins w:id="76" w:author="Миронов В.Е." w:date="2008-02-19T16:15:00Z"/>
              <w:sz w:val="24"/>
              <w:szCs w:val="24"/>
              <w:lang w:val="ru-RU" w:eastAsia="ru-RU"/>
            </w:rPr>
          </w:pPr>
          <w:ins w:id="72" w:author="Миронов В.Е." w:date="2008-02-19T16:15:00Z">
            <w:r>
              <w:rPr>
                <w:lang w:val="ru-RU" w:eastAsia="ru-RU"/>
              </w:rPr>
              <w:t>2.2</w:t>
            </w:r>
          </w:ins>
          <w:ins w:id="73" w:author="Миронов В.Е." w:date="2008-02-19T16:15:00Z">
            <w:r>
              <w:rPr>
                <w:sz w:val="24"/>
                <w:szCs w:val="24"/>
                <w:lang w:val="ru-RU" w:eastAsia="ru-RU"/>
              </w:rPr>
              <w:tab/>
            </w:r>
          </w:ins>
          <w:ins w:id="74" w:author="Миронов В.Е." w:date="2008-02-19T16:15:00Z">
            <w:r>
              <w:rPr>
                <w:lang w:val="ru-RU" w:eastAsia="ru-RU"/>
              </w:rPr>
              <w:t>Кольская ГМК и заводы в Финляндии</w:t>
              <w:tab/>
            </w:r>
          </w:ins>
          <w:hyperlink w:anchor="__RefHeading___Toc191201051">
            <w:ins w:id="75" w:author="Миронов В.Е." w:date="2008-02-19T16:15:00Z">
              <w:r>
                <w:rPr>
                  <w:rStyle w:val="IndexLink"/>
                  <w:lang w:val="ru-RU" w:eastAsia="ru-RU"/>
                </w:rPr>
                <w:t>11</w:t>
              </w:r>
            </w:ins>
          </w:hyperlink>
        </w:p>
        <w:p>
          <w:pPr>
            <w:pStyle w:val="TOC1"/>
            <w:numPr>
              <w:ilvl w:val="0"/>
              <w:numId w:val="0"/>
            </w:numPr>
            <w:ind w:hanging="0" w:start="284" w:end="567"/>
            <w:rPr>
              <w:kern w:val="0"/>
              <w:sz w:val="24"/>
              <w:szCs w:val="24"/>
              <w:lang w:val="ru-RU" w:eastAsia="ru-RU"/>
            </w:rPr>
          </w:pPr>
          <w:ins w:id="77" w:author="Миронов В.Е." w:date="2008-02-19T16:15:00Z">
            <w:r>
              <w:rPr>
                <w:b w:val="false"/>
                <w:lang w:val="ru-RU" w:eastAsia="ru-RU"/>
              </w:rPr>
              <w:t>3</w:t>
            </w:r>
          </w:ins>
          <w:ins w:id="78" w:author="Миронов В.Е." w:date="2008-02-19T16:15:00Z">
            <w:r>
              <w:rPr>
                <w:b w:val="false"/>
                <w:kern w:val="0"/>
                <w:sz w:val="24"/>
                <w:szCs w:val="24"/>
                <w:lang w:val="ru-RU" w:eastAsia="ru-RU"/>
              </w:rPr>
              <w:tab/>
            </w:r>
          </w:ins>
          <w:ins w:id="79" w:author="Миронов В.Е." w:date="2008-02-19T16:15:00Z">
            <w:r>
              <w:rPr>
                <w:b w:val="false"/>
                <w:lang w:val="ru-RU" w:eastAsia="ru-RU"/>
              </w:rPr>
              <w:t>Возможные неполадки и способы их предупреждения</w:t>
              <w:tab/>
            </w:r>
          </w:ins>
          <w:hyperlink w:anchor="__RefHeading___Toc191201052">
            <w:ins w:id="80" w:author="Миронов В.Е." w:date="2008-02-19T16:15:00Z">
              <w:r>
                <w:rPr>
                  <w:rStyle w:val="IndexLink"/>
                  <w:b w:val="false"/>
                  <w:lang w:val="ru-RU" w:eastAsia="ru-RU"/>
                </w:rPr>
                <w:t>12</w:t>
              </w:r>
            </w:ins>
          </w:hyperlink>
          <w:r>
            <w:rPr>
              <w:rStyle w:val="IndexLink"/>
              <w:b w:val="false"/>
              <w:lang w:val="ru-RU" w:eastAsia="ru-RU"/>
            </w:rPr>
            <w:fldChar w:fldCharType="end"/>
          </w:r>
        </w:p>
      </w:sdtContent>
    </w:sdt>
    <w:p>
      <w:pPr>
        <w:pStyle w:val="BodyText"/>
        <w:spacing w:lineRule="exact" w:line="300" w:before="0" w:after="0"/>
        <w:rPr>
          <w:ins w:id="99" w:author="Миронов В.Е." w:date="2008-02-13T09:43:00Z"/>
          <w:b/>
          <w:smallCaps/>
          <w:kern w:val="2"/>
          <w:sz w:val="24"/>
          <w:szCs w:val="24"/>
          <w:lang w:val="ru-RU" w:eastAsia="ru-RU"/>
        </w:rPr>
        <w:sectPr>
          <w:headerReference w:type="default" r:id="rId8"/>
          <w:headerReference w:type="first" r:id="rId9"/>
          <w:footerReference w:type="default" r:id="rId10"/>
          <w:footerReference w:type="first" r:id="rId11"/>
          <w:type w:val="nextPage"/>
          <w:pgSz w:w="11906" w:h="16838"/>
          <w:pgMar w:left="1701" w:right="1134" w:gutter="0" w:header="567" w:top="1134" w:footer="454" w:bottom="1134"/>
          <w:pgNumType w:fmt="decimal"/>
          <w:formProt w:val="false"/>
          <w:textDirection w:val="lrTb"/>
          <w:docGrid w:type="default" w:linePitch="296" w:charSpace="0"/>
        </w:sectPr>
      </w:pPr>
      <w:ins w:id="81" w:author="Миронов В.Е." w:date="2008-02-13T09:43:00Z">
        <w:r>
          <w:rPr>
            <w:b/>
            <w:smallCaps/>
            <w:kern w:val="2"/>
            <w:sz w:val="24"/>
            <w:szCs w:val="24"/>
            <w:lang w:val="ru-RU" w:eastAsia="ru-RU"/>
          </w:rPr>
        </w:r>
      </w:ins>
    </w:p>
    <w:p>
      <w:pPr>
        <w:pStyle w:val="Heading1"/>
        <w:numPr>
          <w:ilvl w:val="0"/>
          <w:numId w:val="0"/>
        </w:numPr>
        <w:ind w:hanging="0" w:start="284" w:end="0"/>
        <w:rPr>
          <w:ins w:id="101" w:author="Миронов В.Е." w:date="2008-02-13T10:15:00Z"/>
        </w:rPr>
      </w:pPr>
      <w:bookmarkStart w:id="0" w:name="__RefHeading___Toc191201047"/>
      <w:bookmarkEnd w:id="0"/>
      <w:ins w:id="100" w:author="Миронов В.Е." w:date="2008-02-13T09:43:00Z">
        <w:r>
          <w:rPr/>
          <w:t>Введение</w:t>
        </w:r>
      </w:ins>
    </w:p>
    <w:p>
      <w:pPr>
        <w:pStyle w:val="BodyText"/>
        <w:ind w:firstLine="851" w:start="284" w:end="0"/>
        <w:rPr>
          <w:ins w:id="110" w:author="Миронов В.Е." w:date="2008-02-13T10:22:00Z"/>
        </w:rPr>
      </w:pPr>
      <w:ins w:id="102" w:author="Миронов В.Е." w:date="2008-02-13T10:15:00Z">
        <w:r>
          <w:rPr/>
          <w:t>Программный комплекс расчета материальных потоков металлург</w:t>
        </w:r>
      </w:ins>
      <w:ins w:id="103" w:author="Миронов В.Е." w:date="2008-02-13T10:17:00Z">
        <w:r>
          <w:rPr/>
          <w:t xml:space="preserve">ического производства ОАО «ГМК «Норильский никель» разработан в составе ТЭР «Оценка перспективных вариантов развития предприятий обогатительно-металлургического </w:t>
        </w:r>
      </w:ins>
      <w:ins w:id="104" w:author="Миронов В.Е." w:date="2008-02-13T10:20:00Z">
        <w:r>
          <w:rPr/>
          <w:t xml:space="preserve">передела (ОМП) </w:t>
        </w:r>
      </w:ins>
      <w:ins w:id="105" w:author="Миронов В.Е." w:date="2008-02-13T10:18:00Z">
        <w:r>
          <w:rPr/>
          <w:t>Заполярного филиала (ЗФ)</w:t>
        </w:r>
      </w:ins>
      <w:ins w:id="106" w:author="Миронов В.Е." w:date="2008-02-13T10:20:00Z">
        <w:r>
          <w:rPr/>
          <w:t xml:space="preserve"> ОАО «ГМК «Норильский никель» (этап 1)</w:t>
        </w:r>
      </w:ins>
      <w:ins w:id="107" w:author="Миронов В.Е." w:date="2008-02-13T10:22:00Z">
        <w:r>
          <w:rPr/>
          <w:t xml:space="preserve"> </w:t>
        </w:r>
      </w:ins>
      <w:ins w:id="108" w:author="Миронов В.Е." w:date="2008-02-13T13:46:00Z">
        <w:r>
          <w:rPr/>
          <w:t xml:space="preserve">по договору с ОАО «ГМК «НН» </w:t>
        </w:r>
      </w:ins>
      <w:ins w:id="109" w:author="Миронов В.Е." w:date="2008-02-13T10:22:00Z">
        <w:r>
          <w:rPr/>
          <w:t>и оптимизирован под решение задач данного ТЭР.</w:t>
        </w:r>
      </w:ins>
    </w:p>
    <w:p>
      <w:pPr>
        <w:pStyle w:val="BodyText"/>
        <w:ind w:firstLine="851" w:start="284" w:end="0"/>
        <w:rPr>
          <w:ins w:id="115" w:author="Миронов В.Е." w:date="2008-02-13T10:41:00Z"/>
        </w:rPr>
      </w:pPr>
      <w:ins w:id="111" w:author="Миронов В.Е." w:date="2008-02-13T10:22:00Z">
        <w:r>
          <w:rPr/>
          <w:t xml:space="preserve">Вместе с тем, круг расчетных задач, </w:t>
        </w:r>
      </w:ins>
      <w:ins w:id="112" w:author="Миронов В.Е." w:date="2008-02-13T10:25:00Z">
        <w:r>
          <w:rPr/>
          <w:t>решаемых с применением данного программного комплекса, значительно шире</w:t>
        </w:r>
      </w:ins>
      <w:ins w:id="113" w:author="Миронов В.Е." w:date="2008-02-13T10:45:00Z">
        <w:r>
          <w:rPr/>
          <w:t xml:space="preserve"> </w:t>
        </w:r>
      </w:ins>
      <w:ins w:id="114" w:author="Миронов В.Е." w:date="2008-02-13T10:38:00Z">
        <w:r>
          <w:rPr/>
          <w:t>и, кроме того, может быть еще расширен квалифицированным пользователем по своему усмотрению.</w:t>
        </w:r>
      </w:ins>
    </w:p>
    <w:p>
      <w:pPr>
        <w:pStyle w:val="BodyText"/>
        <w:ind w:firstLine="851" w:start="284" w:end="0"/>
        <w:rPr>
          <w:ins w:id="121" w:author="Миронов В.Е." w:date="2008-02-13T10:52:00Z"/>
        </w:rPr>
      </w:pPr>
      <w:ins w:id="116" w:author="Миронов В.Е." w:date="2008-02-13T10:41:00Z">
        <w:r>
          <w:rPr/>
          <w:t>Программный комплекс предназначен для расчета основных технологических показателей металлургического производства</w:t>
        </w:r>
      </w:ins>
      <w:ins w:id="117" w:author="Миронов В.Е." w:date="2008-02-13T10:49:00Z">
        <w:r>
          <w:rPr/>
          <w:t xml:space="preserve"> ОАО «ГМК «Норильский никель» (</w:t>
        </w:r>
      </w:ins>
      <w:ins w:id="118" w:author="Миронов В.Е." w:date="2008-02-13T11:01:00Z">
        <w:r>
          <w:rPr/>
          <w:t>к</w:t>
        </w:r>
      </w:ins>
      <w:ins w:id="119" w:author="Миронов В.Е." w:date="2008-02-13T10:49:00Z">
        <w:r>
          <w:rPr/>
          <w:t xml:space="preserve">омпании): извлечений металлов, количества </w:t>
        </w:r>
      </w:ins>
      <w:ins w:id="120" w:author="Миронов В.Е." w:date="2008-02-13T10:52:00Z">
        <w:r>
          <w:rPr/>
          <w:t>готовой продукции и промпродуктов по переделам, загрузки оборудования сырьем, расхода флюсов, показателей утилизации и выбросов серы и т.д.</w:t>
        </w:r>
      </w:ins>
    </w:p>
    <w:p>
      <w:pPr>
        <w:pStyle w:val="BodyText"/>
        <w:ind w:firstLine="851" w:start="284" w:end="0"/>
        <w:rPr>
          <w:ins w:id="125" w:author="Миронов В.Е." w:date="2008-02-13T11:02:00Z"/>
        </w:rPr>
      </w:pPr>
      <w:ins w:id="122" w:author="Миронов В.Е." w:date="2008-02-13T10:54:00Z">
        <w:r>
          <w:rPr/>
          <w:t xml:space="preserve">Результаты расчета могут использоваться для оценки перспективных вариантов технологических схем </w:t>
        </w:r>
      </w:ins>
      <w:ins w:id="123" w:author="Миронов В.Е." w:date="2008-02-13T10:57:00Z">
        <w:r>
          <w:rPr/>
          <w:t>и видов перерабатываемого сырья</w:t>
        </w:r>
      </w:ins>
      <w:ins w:id="124" w:author="Миронов В.Е." w:date="2008-02-13T10:59:00Z">
        <w:r>
          <w:rPr/>
          <w:t>, последствий принятия тех или иных технических решений, а также для расчета плановых показателей работы металлургического производства компании.</w:t>
        </w:r>
      </w:ins>
    </w:p>
    <w:p>
      <w:pPr>
        <w:pStyle w:val="BodyText"/>
        <w:ind w:firstLine="851" w:start="284" w:end="0"/>
        <w:rPr>
          <w:ins w:id="133" w:author="Миронов В.Е." w:date="2008-02-13T11:40:00Z"/>
        </w:rPr>
      </w:pPr>
      <w:ins w:id="126" w:author="Миронов В.Е." w:date="2008-02-13T11:06:00Z">
        <w:r>
          <w:rPr/>
          <w:t xml:space="preserve">Рассчитанные с применением программного комплекса </w:t>
        </w:r>
      </w:ins>
      <w:ins w:id="127" w:author="Миронов В.Е." w:date="2008-02-13T11:02:00Z">
        <w:r>
          <w:rPr/>
          <w:t>материальны</w:t>
        </w:r>
      </w:ins>
      <w:ins w:id="128" w:author="Миронов В.Е." w:date="2008-02-13T11:07:00Z">
        <w:r>
          <w:rPr/>
          <w:t>е</w:t>
        </w:r>
      </w:ins>
      <w:ins w:id="129" w:author="Миронов В.Е." w:date="2008-02-13T11:02:00Z">
        <w:r>
          <w:rPr/>
          <w:t xml:space="preserve"> поток</w:t>
        </w:r>
      </w:ins>
      <w:ins w:id="130" w:author="Миронов В.Е." w:date="2008-02-13T11:07:00Z">
        <w:r>
          <w:rPr/>
          <w:t>и</w:t>
        </w:r>
      </w:ins>
      <w:ins w:id="131" w:author="Миронов В.Е." w:date="2008-02-13T11:02:00Z">
        <w:r>
          <w:rPr/>
          <w:t xml:space="preserve"> являются исходными данными для </w:t>
        </w:r>
      </w:ins>
      <w:ins w:id="132" w:author="Миронов В.Е." w:date="2008-02-13T11:08:00Z">
        <w:r>
          <w:rPr/>
          <w:t>расчета операционных затрат, а готовые металлы – для расчета выручки от реализации товарной продукции.</w:t>
        </w:r>
      </w:ins>
    </w:p>
    <w:p>
      <w:pPr>
        <w:pStyle w:val="BodyText"/>
        <w:ind w:firstLine="851" w:start="284" w:end="0"/>
        <w:rPr>
          <w:ins w:id="139" w:author="Миронов В.Е." w:date="2008-02-13T11:11:00Z"/>
        </w:rPr>
      </w:pPr>
      <w:ins w:id="134" w:author="Миронов В.Е." w:date="2008-02-13T11:40:00Z">
        <w:r>
          <w:rPr/>
          <w:t xml:space="preserve">При построении алгоритма расчета использованы основные физико-химические </w:t>
        </w:r>
      </w:ins>
      <w:ins w:id="135" w:author="Миронов В.Е." w:date="2008-02-13T11:44:00Z">
        <w:r>
          <w:rPr/>
          <w:t xml:space="preserve">и логические </w:t>
        </w:r>
      </w:ins>
      <w:ins w:id="136" w:author="Миронов В.Е." w:date="2008-02-13T11:40:00Z">
        <w:r>
          <w:rPr/>
          <w:t>закономерности рассматриваемых процессов и данные практики (технические отчеты, результаты испытаний).</w:t>
        </w:r>
      </w:ins>
      <w:ins w:id="137" w:author="Миронов В.Е." w:date="2008-02-22T12:02:00Z">
        <w:r>
          <w:rPr/>
          <w:t xml:space="preserve"> Подробное описание алгоритма расчета не является задачей настоящего руководства, основная цель </w:t>
        </w:r>
      </w:ins>
      <w:ins w:id="138" w:author="Миронов В.Е." w:date="2008-02-22T12:04:00Z">
        <w:r>
          <w:rPr/>
          <w:t>которого – дать представление о расчетных возможностях и способах управления (интерфейсе) продукта.</w:t>
        </w:r>
      </w:ins>
    </w:p>
    <w:p>
      <w:pPr>
        <w:pStyle w:val="BodyText"/>
        <w:ind w:firstLine="851" w:start="284" w:end="0"/>
        <w:rPr>
          <w:ins w:id="170" w:author="Миронов В.Е." w:date="2008-02-13T11:42:00Z"/>
        </w:rPr>
      </w:pPr>
      <w:ins w:id="140" w:author="Миронов В.Е." w:date="2008-02-13T11:32:00Z">
        <w:r>
          <w:rPr/>
          <w:t>П</w:t>
        </w:r>
      </w:ins>
      <w:ins w:id="141" w:author="Миронов В.Е." w:date="2008-02-13T11:13:00Z">
        <w:r>
          <w:rPr/>
          <w:t>рограммн</w:t>
        </w:r>
      </w:ins>
      <w:ins w:id="142" w:author="Миронов В.Е." w:date="2008-02-13T11:32:00Z">
        <w:r>
          <w:rPr/>
          <w:t>ый</w:t>
        </w:r>
      </w:ins>
      <w:ins w:id="143" w:author="Миронов В.Е." w:date="2008-02-13T11:13:00Z">
        <w:r>
          <w:rPr/>
          <w:t xml:space="preserve"> комплекс</w:t>
        </w:r>
      </w:ins>
      <w:ins w:id="144" w:author="Миронов В.Е." w:date="2008-02-13T11:15:00Z">
        <w:r>
          <w:rPr/>
          <w:t xml:space="preserve"> </w:t>
        </w:r>
      </w:ins>
      <w:ins w:id="145" w:author="Миронов В.Е." w:date="2008-02-13T11:32:00Z">
        <w:r>
          <w:rPr/>
          <w:t>основан на</w:t>
        </w:r>
      </w:ins>
      <w:ins w:id="146" w:author="Миронов В.Е." w:date="2008-02-13T11:30:00Z">
        <w:r>
          <w:rPr/>
          <w:t xml:space="preserve"> </w:t>
        </w:r>
      </w:ins>
      <w:ins w:id="147" w:author="Миронов В.Е." w:date="2008-02-13T11:33:00Z">
        <w:r>
          <w:rPr/>
          <w:t>подобных продуктах</w:t>
        </w:r>
      </w:ins>
      <w:ins w:id="148" w:author="Миронов В.Е." w:date="2008-02-13T11:31:00Z">
        <w:r>
          <w:rPr/>
          <w:t>, предназначенны</w:t>
        </w:r>
      </w:ins>
      <w:ins w:id="149" w:author="Миронов В.Е." w:date="2008-02-13T11:33:00Z">
        <w:r>
          <w:rPr/>
          <w:t xml:space="preserve">х </w:t>
        </w:r>
      </w:ins>
      <w:ins w:id="150" w:author="Миронов В.Е." w:date="2008-02-13T11:31:00Z">
        <w:r>
          <w:rPr/>
          <w:t xml:space="preserve">для </w:t>
        </w:r>
      </w:ins>
      <w:ins w:id="151" w:author="Миронов В.Е." w:date="2008-02-13T11:33:00Z">
        <w:r>
          <w:rPr/>
          <w:t xml:space="preserve">внутреннего использования и апробированных в ходе </w:t>
        </w:r>
      </w:ins>
      <w:ins w:id="152" w:author="Миронов В.Е." w:date="2008-02-13T11:15:00Z">
        <w:r>
          <w:rPr/>
          <w:t>многолетн</w:t>
        </w:r>
      </w:ins>
      <w:ins w:id="153" w:author="Миронов В.Е." w:date="2008-02-13T11:34:00Z">
        <w:r>
          <w:rPr/>
          <w:t>его</w:t>
        </w:r>
      </w:ins>
      <w:ins w:id="154" w:author="Миронов В.Е." w:date="2008-02-13T11:15:00Z">
        <w:r>
          <w:rPr/>
          <w:t xml:space="preserve"> опыт</w:t>
        </w:r>
      </w:ins>
      <w:ins w:id="155" w:author="Миронов В.Е." w:date="2008-02-13T11:34:00Z">
        <w:r>
          <w:rPr/>
          <w:t>а</w:t>
        </w:r>
      </w:ins>
      <w:ins w:id="156" w:author="Миронов В.Е." w:date="2008-02-13T11:15:00Z">
        <w:r>
          <w:rPr/>
          <w:t xml:space="preserve"> </w:t>
        </w:r>
      </w:ins>
      <w:ins w:id="157" w:author="Миронов В.Е." w:date="2008-02-13T11:20:00Z">
        <w:r>
          <w:rPr/>
          <w:t xml:space="preserve">разработчиков в </w:t>
        </w:r>
      </w:ins>
      <w:ins w:id="158" w:author="Миронов В.Е." w:date="2008-02-13T11:16:00Z">
        <w:r>
          <w:rPr/>
          <w:t>выполнени</w:t>
        </w:r>
      </w:ins>
      <w:ins w:id="159" w:author="Миронов В.Е." w:date="2008-02-13T11:20:00Z">
        <w:r>
          <w:rPr/>
          <w:t>и</w:t>
        </w:r>
      </w:ins>
      <w:ins w:id="160" w:author="Миронов В.Е." w:date="2008-02-13T11:16:00Z">
        <w:r>
          <w:rPr/>
          <w:t xml:space="preserve"> </w:t>
        </w:r>
      </w:ins>
      <w:ins w:id="161" w:author="Миронов В.Е." w:date="2008-02-13T11:20:00Z">
        <w:r>
          <w:rPr/>
          <w:t>подобных</w:t>
        </w:r>
      </w:ins>
      <w:ins w:id="162" w:author="Миронов В.Е." w:date="2008-02-13T11:18:00Z">
        <w:r>
          <w:rPr/>
          <w:t xml:space="preserve"> расчетов </w:t>
        </w:r>
      </w:ins>
      <w:ins w:id="163" w:author="Миронов В.Е." w:date="2008-02-13T11:20:00Z">
        <w:r>
          <w:rPr/>
          <w:t xml:space="preserve">для подразделений компании. </w:t>
        </w:r>
      </w:ins>
      <w:ins w:id="164" w:author="Миронов В.Е." w:date="2008-02-13T11:35:00Z">
        <w:r>
          <w:rPr/>
          <w:t xml:space="preserve">При разработке </w:t>
        </w:r>
      </w:ins>
      <w:ins w:id="165" w:author="Миронов В.Е." w:date="2008-02-22T12:01:00Z">
        <w:r>
          <w:rPr/>
          <w:t xml:space="preserve">усовершенствованной версии </w:t>
        </w:r>
      </w:ins>
      <w:ins w:id="166" w:author="Миронов В.Е." w:date="2008-02-13T11:35:00Z">
        <w:r>
          <w:rPr/>
          <w:t>про</w:t>
        </w:r>
      </w:ins>
      <w:ins w:id="167" w:author="Миронов В.Е." w:date="2008-02-22T12:08:00Z">
        <w:r>
          <w:rPr/>
          <w:t xml:space="preserve">граммы </w:t>
        </w:r>
      </w:ins>
      <w:ins w:id="168" w:author="Миронов В.Е." w:date="2008-02-13T11:38:00Z">
        <w:r>
          <w:rPr/>
          <w:t>важной целью ставилось удобство работы с продуктом конечного пользователя</w:t>
        </w:r>
      </w:ins>
      <w:ins w:id="169" w:author="Миронов В.Е." w:date="2008-02-13T11:42:00Z">
        <w:r>
          <w:rPr/>
          <w:t>, автоматизация решения ряда расчетных задач.</w:t>
        </w:r>
      </w:ins>
    </w:p>
    <w:p>
      <w:pPr>
        <w:pStyle w:val="BodyText"/>
        <w:ind w:firstLine="851" w:start="284" w:end="0"/>
        <w:rPr>
          <w:ins w:id="177" w:author="Миронов В.Е." w:date="2008-02-13T11:51:00Z"/>
        </w:rPr>
      </w:pPr>
      <w:ins w:id="171" w:author="Миронов В.Е." w:date="2008-02-13T11:42:00Z">
        <w:r>
          <w:rPr/>
          <w:t>Ниже приводятся основные сведения</w:t>
        </w:r>
      </w:ins>
      <w:ins w:id="172" w:author="Миронов В.Е." w:date="2008-02-13T11:35:00Z">
        <w:r>
          <w:rPr/>
          <w:t xml:space="preserve"> </w:t>
        </w:r>
      </w:ins>
      <w:ins w:id="173" w:author="Миронов В.Е." w:date="2008-02-13T11:44:00Z">
        <w:r>
          <w:rPr/>
          <w:t>об опытной версии программного комплекса, предназначенной (в соответствии с договором) для тестирования Заказчиком</w:t>
        </w:r>
      </w:ins>
      <w:ins w:id="174" w:author="Миронов В.Е." w:date="2008-02-13T11:46:00Z">
        <w:r>
          <w:rPr/>
          <w:t xml:space="preserve">. По результатам тестирования продукт может быть доработан </w:t>
        </w:r>
      </w:ins>
      <w:ins w:id="175" w:author="Миронов В.Е." w:date="2008-02-22T12:09:00Z">
        <w:r>
          <w:rPr/>
          <w:t xml:space="preserve">в рамках утвержденного технического задания </w:t>
        </w:r>
      </w:ins>
      <w:ins w:id="176" w:author="Миронов В.Е." w:date="2008-02-13T11:47:00Z">
        <w:r>
          <w:rPr/>
          <w:t>в соответствии с пожеланиями Заказчика.</w:t>
        </w:r>
      </w:ins>
    </w:p>
    <w:p>
      <w:pPr>
        <w:pStyle w:val="BodyText"/>
        <w:ind w:firstLine="851" w:start="284" w:end="0"/>
        <w:rPr>
          <w:ins w:id="179" w:author="Миронов В.Е." w:date="2008-02-13T11:35:00Z"/>
        </w:rPr>
      </w:pPr>
      <w:ins w:id="178" w:author="Миронов В.Е." w:date="2008-02-13T11:35:00Z">
        <w:r>
          <w:rPr/>
        </w:r>
      </w:ins>
      <w:r>
        <w:br w:type="page"/>
      </w:r>
    </w:p>
    <w:p>
      <w:pPr>
        <w:pStyle w:val="Heading1"/>
        <w:numPr>
          <w:ilvl w:val="0"/>
          <w:numId w:val="2"/>
        </w:numPr>
        <w:spacing w:lineRule="auto" w:line="233"/>
        <w:ind w:hanging="0" w:start="0"/>
        <w:rPr>
          <w:ins w:id="182" w:author="Миронов В.Е." w:date="2008-02-13T13:34:00Z"/>
          <w:lang w:val="en-US"/>
        </w:rPr>
      </w:pPr>
      <w:bookmarkStart w:id="1" w:name="__RefHeading___Toc191201048"/>
      <w:bookmarkEnd w:id="1"/>
      <w:ins w:id="180" w:author="Миронов В.Е." w:date="2008-02-13T10:06:00Z">
        <w:r>
          <w:rPr/>
          <w:t>Общие сведения</w:t>
        </w:r>
      </w:ins>
      <w:ins w:id="181" w:author="Миронов В.Е." w:date="2008-02-13T10:13:00Z">
        <w:r>
          <w:rPr/>
          <w:t xml:space="preserve"> о программном комплексе</w:t>
        </w:r>
      </w:ins>
    </w:p>
    <w:p>
      <w:pPr>
        <w:pStyle w:val="BodyText"/>
        <w:spacing w:lineRule="auto" w:line="240"/>
        <w:ind w:firstLine="851" w:end="0"/>
        <w:rPr>
          <w:ins w:id="185" w:author="Миронов В.Е." w:date="2008-02-13T13:51:00Z"/>
        </w:rPr>
      </w:pPr>
      <w:ins w:id="183" w:author="Миронов В.Е." w:date="2008-02-13T13:47:00Z">
        <w:r>
          <w:rPr/>
          <w:t>Программный комплекс предназначен для расчета материальных потоков и технологических</w:t>
        </w:r>
      </w:ins>
      <w:ins w:id="184" w:author="Миронов В.Е." w:date="2008-02-13T13:51:00Z">
        <w:r>
          <w:rPr/>
          <w:t xml:space="preserve"> показателей металлургического производства ОАО «ГМК «Норильский никель».</w:t>
        </w:r>
      </w:ins>
    </w:p>
    <w:p>
      <w:pPr>
        <w:pStyle w:val="BodyText"/>
        <w:spacing w:lineRule="auto" w:line="240"/>
        <w:ind w:firstLine="851" w:end="0"/>
        <w:rPr>
          <w:ins w:id="201" w:author="Миронов В.Е." w:date="2008-02-13T13:58:00Z"/>
        </w:rPr>
      </w:pPr>
      <w:ins w:id="186" w:author="Миронов В.Е." w:date="2008-02-13T13:51:00Z">
        <w:r>
          <w:rPr/>
          <w:t xml:space="preserve">Комплекс выполнен в среде </w:t>
        </w:r>
      </w:ins>
      <w:ins w:id="187" w:author="Миронов В.Е." w:date="2008-02-13T13:53:00Z">
        <w:r>
          <w:rPr>
            <w:lang w:val="en-US"/>
          </w:rPr>
          <w:t>MS</w:t>
        </w:r>
      </w:ins>
      <w:ins w:id="188" w:author="Миронов В.Е." w:date="2008-02-13T13:53:00Z">
        <w:r>
          <w:rPr>
            <w:lang w:val="ru-RU"/>
          </w:rPr>
          <w:t xml:space="preserve"> </w:t>
        </w:r>
      </w:ins>
      <w:ins w:id="189" w:author="Миронов В.Е." w:date="2008-02-13T13:53:00Z">
        <w:r>
          <w:rPr>
            <w:lang w:val="en-US"/>
          </w:rPr>
          <w:t>Excel</w:t>
        </w:r>
      </w:ins>
      <w:ins w:id="190" w:author="Миронов В.Е." w:date="2008-02-13T13:53:00Z">
        <w:r>
          <w:rPr/>
          <w:t xml:space="preserve"> и </w:t>
        </w:r>
      </w:ins>
      <w:ins w:id="191" w:author="Миронов В.Е." w:date="2008-02-13T13:57:00Z">
        <w:r>
          <w:rPr/>
          <w:t>хранится в виде</w:t>
        </w:r>
      </w:ins>
      <w:ins w:id="192" w:author="Миронов В.Е." w:date="2008-02-13T13:54:00Z">
        <w:r>
          <w:rPr/>
          <w:t xml:space="preserve"> связанны</w:t>
        </w:r>
      </w:ins>
      <w:ins w:id="193" w:author="Миронов В.Е." w:date="2008-02-13T13:57:00Z">
        <w:r>
          <w:rPr/>
          <w:t>х</w:t>
        </w:r>
      </w:ins>
      <w:ins w:id="194" w:author="Миронов В.Е." w:date="2008-02-13T13:55:00Z">
        <w:r>
          <w:rPr/>
          <w:t xml:space="preserve"> файл</w:t>
        </w:r>
      </w:ins>
      <w:ins w:id="195" w:author="Миронов В.Е." w:date="2008-02-13T13:58:00Z">
        <w:r>
          <w:rPr/>
          <w:t>ов</w:t>
        </w:r>
      </w:ins>
      <w:ins w:id="196" w:author="Миронов В.Е." w:date="2008-02-13T13:55:00Z">
        <w:r>
          <w:rPr/>
          <w:t xml:space="preserve"> с расширением </w:t>
        </w:r>
      </w:ins>
      <w:ins w:id="197" w:author="Миронов В.Е." w:date="2008-02-13T13:58:00Z">
        <w:r>
          <w:rPr/>
          <w:t>«</w:t>
        </w:r>
      </w:ins>
      <w:ins w:id="198" w:author="Миронов В.Е." w:date="2008-02-13T13:56:00Z">
        <w:r>
          <w:rPr>
            <w:lang w:val="ru-RU"/>
          </w:rPr>
          <w:t>.</w:t>
        </w:r>
      </w:ins>
      <w:ins w:id="199" w:author="Миронов В.Е." w:date="2008-02-13T13:56:00Z">
        <w:r>
          <w:rPr>
            <w:lang w:val="en-US"/>
          </w:rPr>
          <w:t>xls</w:t>
        </w:r>
      </w:ins>
      <w:ins w:id="200" w:author="Миронов В.Е." w:date="2008-02-13T13:58:00Z">
        <w:r>
          <w:rPr/>
          <w:t>».</w:t>
        </w:r>
      </w:ins>
    </w:p>
    <w:p>
      <w:pPr>
        <w:pStyle w:val="BodyText"/>
        <w:spacing w:lineRule="auto" w:line="240"/>
        <w:ind w:firstLine="851" w:end="0"/>
        <w:rPr>
          <w:ins w:id="204" w:author="Миронов В.Е." w:date="2008-02-13T14:01:00Z"/>
        </w:rPr>
      </w:pPr>
      <w:ins w:id="202" w:author="Миронов В.Е." w:date="2008-02-13T13:58:00Z">
        <w:r>
          <mc:AlternateContent>
            <mc:Choice Requires="wpg">
              <w:drawing>
                <wp:anchor distT="0" distB="0" distL="114935" distR="114935" simplePos="0" relativeHeight="11" behindDoc="0" locked="0" layoutInCell="0" allowOverlap="1">
                  <wp:simplePos x="0" y="0"/>
                  <wp:positionH relativeFrom="column">
                    <wp:posOffset>0</wp:posOffset>
                  </wp:positionH>
                  <wp:positionV relativeFrom="paragraph">
                    <wp:posOffset>684530</wp:posOffset>
                  </wp:positionV>
                  <wp:extent cx="5791200" cy="1829435"/>
                  <wp:effectExtent l="5080" t="0" r="5080" b="0"/>
                  <wp:wrapTopAndBottom/>
                  <wp:docPr id="9" name=""/>
                  <a:graphic xmlns:a="http://schemas.openxmlformats.org/drawingml/2006/main">
                    <a:graphicData uri="http://schemas.microsoft.com/office/word/2010/wordprocessingGroup">
                      <wpg:wgp>
                        <wpg:cNvGrpSpPr/>
                        <wpg:grpSpPr>
                          <a:xfrm>
                            <a:off x="0" y="0"/>
                            <a:ext cx="5791320" cy="1829520"/>
                            <a:chOff x="0" y="0"/>
                            <a:chExt cx="5791320" cy="1829520"/>
                          </a:xfrm>
                        </wpg:grpSpPr>
                        <wps:wsp>
                          <wps:cNvSpPr txBox="1"/>
                          <wps:spPr>
                            <a:xfrm>
                              <a:off x="1295280" y="304920"/>
                              <a:ext cx="838080" cy="230400"/>
                            </a:xfrm>
                            <a:prstGeom prst="rect">
                              <a:avLst/>
                            </a:prstGeom>
                            <a:solidFill>
                              <a:srgbClr val="FFFFFF"/>
                            </a:solidFill>
                            <a:ln w="0">
                              <a:noFill/>
                            </a:ln>
                          </wps:spPr>
                          <wps:txb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Сырье</w:t>
                                </w:r>
                              </w:p>
                            </w:txbxContent>
                          </wps:txbx>
                          <wps:bodyPr wrap="square" anchor="t">
                            <a:noAutofit/>
                          </wps:bodyPr>
                        </wps:wsp>
                        <wps:wsp>
                          <wps:cNvSpPr txBox="1"/>
                          <wps:spPr>
                            <a:xfrm>
                              <a:off x="3429000" y="685800"/>
                              <a:ext cx="838080" cy="230400"/>
                            </a:xfrm>
                            <a:prstGeom prst="rect">
                              <a:avLst/>
                            </a:prstGeom>
                            <a:solidFill>
                              <a:srgbClr val="FFFFFF"/>
                            </a:solidFill>
                            <a:ln w="0">
                              <a:noFill/>
                            </a:ln>
                          </wps:spPr>
                          <wps:txbx>
                            <w:txbxContent>
                              <w:p>
                                <w:pPr>
                                  <w:overflowPunct w:val="false"/>
                                  <w:bidi w:val="0"/>
                                  <w:spacing w:before="0" w:after="60"/>
                                  <w:jc w:val="center"/>
                                  <w:rPr/>
                                </w:pPr>
                                <w:r>
                                  <w:rPr>
                                    <w:rFonts w:ascii="Times New Roman" w:hAnsi="Times New Roman" w:eastAsia="Times New Roman" w:cs="Times New Roman"/>
                                    <w:color w:val="800000"/>
                                    <w:kern w:val="2"/>
                                    <w:sz w:val="18"/>
                                    <w:szCs w:val="18"/>
                                    <w:lang w:val="en-US" w:bidi="ar-SA"/>
                                  </w:rPr>
                                  <w:t>Cu</w:t>
                                </w:r>
                                <w:r>
                                  <w:rPr>
                                    <w:rFonts w:ascii="Times New Roman" w:hAnsi="Times New Roman" w:eastAsia="Times New Roman" w:cs="Times New Roman"/>
                                    <w:color w:val="800000"/>
                                    <w:kern w:val="2"/>
                                    <w:sz w:val="18"/>
                                    <w:szCs w:val="18"/>
                                    <w:lang w:bidi="ar-SA"/>
                                  </w:rPr>
                                  <w:t xml:space="preserve"> к-т ОФ</w:t>
                                </w:r>
                              </w:p>
                            </w:txbxContent>
                          </wps:txbx>
                          <wps:bodyPr wrap="square" anchor="t">
                            <a:noAutofit/>
                          </wps:bodyPr>
                        </wps:wsp>
                        <wps:wsp>
                          <wps:cNvSpPr txBox="1"/>
                          <wps:spPr>
                            <a:xfrm>
                              <a:off x="3429000" y="457200"/>
                              <a:ext cx="838080" cy="230400"/>
                            </a:xfrm>
                            <a:prstGeom prst="rect">
                              <a:avLst/>
                            </a:prstGeom>
                            <a:solidFill>
                              <a:srgbClr val="FFFFFF"/>
                            </a:solidFill>
                            <a:ln w="0">
                              <a:noFill/>
                            </a:ln>
                          </wps:spPr>
                          <wps:txb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МФ УРФ</w:t>
                                </w:r>
                              </w:p>
                            </w:txbxContent>
                          </wps:txbx>
                          <wps:bodyPr wrap="square" anchor="t">
                            <a:noAutofit/>
                          </wps:bodyPr>
                        </wps:wsp>
                        <wps:wsp>
                          <wps:cNvSpPr txBox="1"/>
                          <wps:spPr>
                            <a:xfrm>
                              <a:off x="3429000" y="228600"/>
                              <a:ext cx="838080" cy="230400"/>
                            </a:xfrm>
                            <a:prstGeom prst="rect">
                              <a:avLst/>
                            </a:prstGeom>
                            <a:solidFill>
                              <a:srgbClr val="FFFFFF"/>
                            </a:solidFill>
                            <a:ln w="0">
                              <a:noFill/>
                            </a:ln>
                          </wps:spPr>
                          <wps:txbx>
                            <w:txbxContent>
                              <w:p>
                                <w:pPr>
                                  <w:overflowPunct w:val="false"/>
                                  <w:bidi w:val="0"/>
                                  <w:spacing w:before="0" w:after="60"/>
                                  <w:jc w:val="center"/>
                                  <w:rPr/>
                                </w:pPr>
                                <w:r>
                                  <w:rPr>
                                    <w:rFonts w:ascii="Times New Roman" w:hAnsi="Times New Roman" w:eastAsia="Times New Roman" w:cs="Times New Roman"/>
                                    <w:color w:val="800000"/>
                                    <w:kern w:val="2"/>
                                    <w:sz w:val="18"/>
                                    <w:szCs w:val="18"/>
                                    <w:lang w:val="en-US" w:bidi="ar-SA"/>
                                  </w:rPr>
                                  <w:t>Ni</w:t>
                                </w:r>
                                <w:r>
                                  <w:rPr>
                                    <w:rFonts w:ascii="Times New Roman" w:hAnsi="Times New Roman" w:eastAsia="Times New Roman" w:cs="Times New Roman"/>
                                    <w:color w:val="800000"/>
                                    <w:kern w:val="2"/>
                                    <w:sz w:val="18"/>
                                    <w:szCs w:val="18"/>
                                    <w:lang w:bidi="ar-SA"/>
                                  </w:rPr>
                                  <w:t xml:space="preserve"> к-т УРФ</w:t>
                                </w:r>
                              </w:p>
                            </w:txbxContent>
                          </wps:txbx>
                          <wps:bodyPr wrap="square" anchor="t">
                            <a:noAutofit/>
                          </wps:bodyPr>
                        </wps:wsp>
                        <wps:wsp>
                          <wps:cNvSpPr txBox="1"/>
                          <wps:spPr>
                            <a:xfrm>
                              <a:off x="3429000" y="0"/>
                              <a:ext cx="838080" cy="230400"/>
                            </a:xfrm>
                            <a:prstGeom prst="rect">
                              <a:avLst/>
                            </a:prstGeom>
                            <a:solidFill>
                              <a:srgbClr val="FFFFFF"/>
                            </a:solidFill>
                            <a:ln w="0">
                              <a:noFill/>
                            </a:ln>
                          </wps:spPr>
                          <wps:txb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Файнштейн</w:t>
                                </w:r>
                              </w:p>
                            </w:txbxContent>
                          </wps:txbx>
                          <wps:bodyPr wrap="square" anchor="t">
                            <a:noAutofit/>
                          </wps:bodyPr>
                        </wps:wsp>
                        <wps:wsp>
                          <wps:cNvSpPr txBox="1"/>
                          <wps:spPr>
                            <a:xfrm>
                              <a:off x="4343400" y="76680"/>
                              <a:ext cx="1447920" cy="914400"/>
                            </a:xfrm>
                            <a:prstGeom prst="rect">
                              <a:avLst/>
                            </a:prstGeom>
                            <a:solidFill>
                              <a:srgbClr val="FFCC00"/>
                            </a:solidFill>
                            <a:ln w="9360">
                              <a:solidFill>
                                <a:srgbClr val="000000"/>
                              </a:solidFill>
                              <a:miter/>
                            </a:ln>
                          </wps:spPr>
                          <wps:txbx>
                            <w:txbxContent>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Кольская ГМК и заводы в Финляндии (металлургия)</w:t>
                                </w:r>
                              </w:p>
                            </w:txbxContent>
                          </wps:txbx>
                          <wps:bodyPr wrap="square" anchor="t">
                            <a:noAutofit/>
                          </wps:bodyPr>
                        </wps:wsp>
                        <wps:wsp>
                          <wps:cNvSpPr/>
                          <wps:spPr>
                            <a:xfrm>
                              <a:off x="3429000" y="229320"/>
                              <a:ext cx="914400" cy="0"/>
                            </a:xfrm>
                            <a:prstGeom prst="line">
                              <a:avLst/>
                            </a:prstGeom>
                            <a:ln w="19080">
                              <a:solidFill>
                                <a:srgbClr val="800000"/>
                              </a:solidFill>
                              <a:miter/>
                              <a:tailEnd len="med" type="triangle" w="lg"/>
                            </a:ln>
                          </wps:spPr>
                          <wps:style>
                            <a:lnRef idx="0"/>
                            <a:fillRef idx="0"/>
                            <a:effectRef idx="0"/>
                            <a:fontRef idx="minor"/>
                          </wps:style>
                          <wps:bodyPr/>
                        </wps:wsp>
                        <wps:wsp>
                          <wps:cNvSpPr/>
                          <wps:spPr>
                            <a:xfrm>
                              <a:off x="3429000" y="457920"/>
                              <a:ext cx="914400" cy="0"/>
                            </a:xfrm>
                            <a:prstGeom prst="line">
                              <a:avLst/>
                            </a:prstGeom>
                            <a:ln w="19080">
                              <a:solidFill>
                                <a:srgbClr val="800000"/>
                              </a:solidFill>
                              <a:miter/>
                              <a:tailEnd len="med" type="triangle" w="lg"/>
                            </a:ln>
                          </wps:spPr>
                          <wps:style>
                            <a:lnRef idx="0"/>
                            <a:fillRef idx="0"/>
                            <a:effectRef idx="0"/>
                            <a:fontRef idx="minor"/>
                          </wps:style>
                          <wps:bodyPr/>
                        </wps:wsp>
                        <wps:wsp>
                          <wps:cNvSpPr/>
                          <wps:spPr>
                            <a:xfrm>
                              <a:off x="3429000" y="686520"/>
                              <a:ext cx="914400" cy="0"/>
                            </a:xfrm>
                            <a:prstGeom prst="line">
                              <a:avLst/>
                            </a:prstGeom>
                            <a:ln w="19080">
                              <a:solidFill>
                                <a:srgbClr val="800000"/>
                              </a:solidFill>
                              <a:miter/>
                              <a:tailEnd len="med" type="triangle" w="lg"/>
                            </a:ln>
                          </wps:spPr>
                          <wps:style>
                            <a:lnRef idx="0"/>
                            <a:fillRef idx="0"/>
                            <a:effectRef idx="0"/>
                            <a:fontRef idx="minor"/>
                          </wps:style>
                          <wps:bodyPr/>
                        </wps:wsp>
                        <wps:wsp>
                          <wps:cNvSpPr/>
                          <wps:spPr>
                            <a:xfrm>
                              <a:off x="3429000" y="916920"/>
                              <a:ext cx="914400" cy="0"/>
                            </a:xfrm>
                            <a:prstGeom prst="line">
                              <a:avLst/>
                            </a:prstGeom>
                            <a:ln w="19080">
                              <a:solidFill>
                                <a:srgbClr val="800000"/>
                              </a:solidFill>
                              <a:prstDash val="sysDot"/>
                              <a:miter/>
                              <a:headEnd len="med" type="triangle" w="lg"/>
                            </a:ln>
                          </wps:spPr>
                          <wps:style>
                            <a:lnRef idx="0"/>
                            <a:fillRef idx="0"/>
                            <a:effectRef idx="0"/>
                            <a:fontRef idx="minor"/>
                          </wps:style>
                          <wps:bodyPr/>
                        </wps:wsp>
                        <wps:wsp>
                          <wps:cNvSpPr/>
                          <wps:spPr>
                            <a:xfrm>
                              <a:off x="1295280" y="533880"/>
                              <a:ext cx="762120" cy="0"/>
                            </a:xfrm>
                            <a:prstGeom prst="line">
                              <a:avLst/>
                            </a:prstGeom>
                            <a:ln w="19080">
                              <a:solidFill>
                                <a:srgbClr val="800000"/>
                              </a:solidFill>
                              <a:prstDash val="dash"/>
                              <a:miter/>
                              <a:tailEnd len="med" type="triangle" w="lg"/>
                            </a:ln>
                          </wps:spPr>
                          <wps:style>
                            <a:lnRef idx="0"/>
                            <a:fillRef idx="0"/>
                            <a:effectRef idx="0"/>
                            <a:fontRef idx="minor"/>
                          </wps:style>
                          <wps:bodyPr/>
                        </wps:wsp>
                        <wps:wsp>
                          <wps:cNvSpPr txBox="1"/>
                          <wps:spPr>
                            <a:xfrm>
                              <a:off x="2057400" y="76680"/>
                              <a:ext cx="1371600" cy="914400"/>
                            </a:xfrm>
                            <a:prstGeom prst="rect">
                              <a:avLst/>
                            </a:prstGeom>
                            <a:solidFill>
                              <a:srgbClr val="FFCC00"/>
                            </a:solidFill>
                            <a:ln w="9360">
                              <a:solidFill>
                                <a:srgbClr val="000000"/>
                              </a:solidFill>
                              <a:miter/>
                            </a:ln>
                          </wps:spPr>
                          <wps:txbx>
                            <w:txbxContent>
                              <w:p>
                                <w:pPr>
                                  <w:overflowPunct w:val="false"/>
                                  <w:bidi w:val="0"/>
                                  <w:spacing w:before="0" w:after="60"/>
                                  <w:jc w:val="center"/>
                                  <w:rPr/>
                                </w:pPr>
                                <w:r>
                                  <w:rPr>
                                    <w:rFonts w:eastAsia="Noto Serif CJK SC" w:ascii="Liberation Serif" w:hAnsi="Liberation Serif" w:cs="NotoSans NF"/>
                                    <w:kern w:val="2"/>
                                    <w:sz w:val="24"/>
                                    <w:szCs w:val="24"/>
                                    <w:lang w:bidi="hi-IN"/>
                                  </w:rPr>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ЗФ</w:t>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(металлургия)</w:t>
                                </w:r>
                              </w:p>
                            </w:txbxContent>
                          </wps:txbx>
                          <wps:bodyPr wrap="square" anchor="t">
                            <a:noAutofit/>
                          </wps:bodyPr>
                        </wps:wsp>
                        <wps:wsp>
                          <wps:cNvSpPr/>
                          <wps:spPr>
                            <a:xfrm>
                              <a:off x="685800" y="1143720"/>
                              <a:ext cx="0" cy="304920"/>
                            </a:xfrm>
                            <a:prstGeom prst="line">
                              <a:avLst/>
                            </a:prstGeom>
                            <a:ln w="28440">
                              <a:solidFill>
                                <a:srgbClr val="000000"/>
                              </a:solidFill>
                              <a:miter/>
                              <a:tailEnd len="med" type="triangle" w="med"/>
                            </a:ln>
                          </wps:spPr>
                          <wps:style>
                            <a:lnRef idx="0"/>
                            <a:fillRef idx="0"/>
                            <a:effectRef idx="0"/>
                            <a:fontRef idx="minor"/>
                          </wps:style>
                          <wps:bodyPr/>
                        </wps:wsp>
                        <wps:wsp>
                          <wps:cNvSpPr/>
                          <wps:spPr>
                            <a:xfrm>
                              <a:off x="2743200" y="1143720"/>
                              <a:ext cx="0" cy="304920"/>
                            </a:xfrm>
                            <a:prstGeom prst="line">
                              <a:avLst/>
                            </a:prstGeom>
                            <a:ln w="28440">
                              <a:solidFill>
                                <a:srgbClr val="000000"/>
                              </a:solidFill>
                              <a:miter/>
                              <a:tailEnd len="med" type="triangle" w="med"/>
                            </a:ln>
                          </wps:spPr>
                          <wps:style>
                            <a:lnRef idx="0"/>
                            <a:fillRef idx="0"/>
                            <a:effectRef idx="0"/>
                            <a:fontRef idx="minor"/>
                          </wps:style>
                          <wps:bodyPr/>
                        </wps:wsp>
                        <wps:wsp>
                          <wps:cNvSpPr/>
                          <wps:spPr>
                            <a:xfrm>
                              <a:off x="5105520" y="1143720"/>
                              <a:ext cx="0" cy="304920"/>
                            </a:xfrm>
                            <a:prstGeom prst="line">
                              <a:avLst/>
                            </a:prstGeom>
                            <a:ln w="28440">
                              <a:solidFill>
                                <a:srgbClr val="000000"/>
                              </a:solidFill>
                              <a:miter/>
                              <a:tailEnd len="med" type="triangle" w="med"/>
                            </a:ln>
                          </wps:spPr>
                          <wps:style>
                            <a:lnRef idx="0"/>
                            <a:fillRef idx="0"/>
                            <a:effectRef idx="0"/>
                            <a:fontRef idx="minor"/>
                          </wps:style>
                          <wps:bodyPr/>
                        </wps:wsp>
                        <wps:wsp>
                          <wps:cNvSpPr txBox="1"/>
                          <wps:spPr>
                            <a:xfrm>
                              <a:off x="0" y="1524600"/>
                              <a:ext cx="1752480" cy="304920"/>
                            </a:xfrm>
                            <a:prstGeom prst="rect">
                              <a:avLst/>
                            </a:prstGeom>
                            <a:noFill/>
                            <a:ln w="0">
                              <a:noFill/>
                            </a:ln>
                          </wps:spPr>
                          <wps:txbx>
                            <w:txbxContent>
                              <w:p>
                                <w:pPr>
                                  <w:overflowPunct w:val="false"/>
                                  <w:bidi w:val="0"/>
                                  <w:spacing w:before="0" w:after="60"/>
                                  <w:jc w:val="start"/>
                                  <w:rPr/>
                                </w:pPr>
                                <w:r>
                                  <w:rPr>
                                    <w:rFonts w:ascii="Times New Roman" w:hAnsi="Times New Roman" w:eastAsia="Times New Roman" w:cs="Times New Roman"/>
                                    <w:b/>
                                    <w:color w:val="auto"/>
                                    <w:kern w:val="2"/>
                                    <w:sz w:val="24"/>
                                    <w:szCs w:val="24"/>
                                    <w:lang w:bidi="ar-SA"/>
                                  </w:rPr>
                                  <w:t>Баланс ПООФ ЗФ.</w:t>
                                </w:r>
                                <w:r>
                                  <w:rPr>
                                    <w:rFonts w:ascii="Times New Roman" w:hAnsi="Times New Roman" w:eastAsia="Times New Roman" w:cs="Times New Roman"/>
                                    <w:b/>
                                    <w:color w:val="auto"/>
                                    <w:kern w:val="2"/>
                                    <w:sz w:val="24"/>
                                    <w:szCs w:val="24"/>
                                    <w:lang w:bidi="ar-SA" w:val="en-US"/>
                                  </w:rPr>
                                  <w:t>xls</w:t>
                                </w:r>
                              </w:p>
                            </w:txbxContent>
                          </wps:txbx>
                          <wps:bodyPr wrap="square" anchor="t">
                            <a:noAutofit/>
                          </wps:bodyPr>
                        </wps:wsp>
                        <wps:wsp>
                          <wps:cNvSpPr txBox="1"/>
                          <wps:spPr>
                            <a:xfrm>
                              <a:off x="1905120" y="1524600"/>
                              <a:ext cx="1752480" cy="304920"/>
                            </a:xfrm>
                            <a:prstGeom prst="rect">
                              <a:avLst/>
                            </a:prstGeom>
                            <a:noFill/>
                            <a:ln w="0">
                              <a:noFill/>
                            </a:ln>
                          </wps:spPr>
                          <wps:txbx>
                            <w:txbxContent>
                              <w:p>
                                <w:pPr>
                                  <w:overflowPunct w:val="false"/>
                                  <w:bidi w:val="0"/>
                                  <w:spacing w:before="0" w:after="60"/>
                                  <w:jc w:val="center"/>
                                  <w:rPr/>
                                </w:pPr>
                                <w:r>
                                  <w:rPr>
                                    <w:rFonts w:ascii="Times New Roman" w:hAnsi="Times New Roman" w:eastAsia="Times New Roman" w:cs="Times New Roman"/>
                                    <w:b/>
                                    <w:color w:val="auto"/>
                                    <w:kern w:val="2"/>
                                    <w:sz w:val="24"/>
                                    <w:szCs w:val="24"/>
                                    <w:lang w:bidi="ar-SA"/>
                                  </w:rPr>
                                  <w:t>Расчет ЗФ.</w:t>
                                </w:r>
                                <w:r>
                                  <w:rPr>
                                    <w:rFonts w:ascii="Times New Roman" w:hAnsi="Times New Roman" w:eastAsia="Times New Roman" w:cs="Times New Roman"/>
                                    <w:b/>
                                    <w:color w:val="auto"/>
                                    <w:kern w:val="2"/>
                                    <w:sz w:val="24"/>
                                    <w:szCs w:val="24"/>
                                    <w:lang w:bidi="ar-SA" w:val="en-US"/>
                                  </w:rPr>
                                  <w:t>xls</w:t>
                                </w:r>
                              </w:p>
                            </w:txbxContent>
                          </wps:txbx>
                          <wps:bodyPr wrap="square" anchor="t">
                            <a:noAutofit/>
                          </wps:bodyPr>
                        </wps:wsp>
                        <wps:wsp>
                          <wps:cNvSpPr txBox="1"/>
                          <wps:spPr>
                            <a:xfrm>
                              <a:off x="4419720" y="1524600"/>
                              <a:ext cx="1371600" cy="304920"/>
                            </a:xfrm>
                            <a:prstGeom prst="rect">
                              <a:avLst/>
                            </a:prstGeom>
                            <a:noFill/>
                            <a:ln w="0">
                              <a:noFill/>
                            </a:ln>
                          </wps:spPr>
                          <wps:txbx>
                            <w:txbxContent>
                              <w:p>
                                <w:pPr>
                                  <w:overflowPunct w:val="false"/>
                                  <w:bidi w:val="0"/>
                                  <w:spacing w:before="0" w:after="60"/>
                                  <w:jc w:val="center"/>
                                  <w:rPr/>
                                </w:pPr>
                                <w:r>
                                  <w:rPr>
                                    <w:rFonts w:ascii="Times New Roman" w:hAnsi="Times New Roman" w:eastAsia="Times New Roman" w:cs="Times New Roman"/>
                                    <w:b/>
                                    <w:color w:val="auto"/>
                                    <w:kern w:val="2"/>
                                    <w:sz w:val="24"/>
                                    <w:szCs w:val="24"/>
                                    <w:lang w:bidi="ar-SA"/>
                                  </w:rPr>
                                  <w:t>Расчет КГМК.</w:t>
                                </w:r>
                                <w:r>
                                  <w:rPr>
                                    <w:rFonts w:ascii="Times New Roman" w:hAnsi="Times New Roman" w:eastAsia="Times New Roman" w:cs="Times New Roman"/>
                                    <w:b/>
                                    <w:color w:val="auto"/>
                                    <w:kern w:val="2"/>
                                    <w:sz w:val="24"/>
                                    <w:szCs w:val="24"/>
                                    <w:lang w:bidi="ar-SA" w:val="en-US"/>
                                  </w:rPr>
                                  <w:t>xls</w:t>
                                </w:r>
                              </w:p>
                            </w:txbxContent>
                          </wps:txbx>
                          <wps:bodyPr wrap="square" anchor="t">
                            <a:noAutofit/>
                          </wps:bodyPr>
                        </wps:wsp>
                        <wps:wsp>
                          <wps:cNvSpPr txBox="1"/>
                          <wps:spPr>
                            <a:xfrm>
                              <a:off x="0" y="76680"/>
                              <a:ext cx="1295280" cy="914400"/>
                            </a:xfrm>
                            <a:prstGeom prst="rect">
                              <a:avLst/>
                            </a:prstGeom>
                            <a:solidFill>
                              <a:srgbClr val="FFFF99"/>
                            </a:solidFill>
                            <a:ln w="9360">
                              <a:solidFill>
                                <a:srgbClr val="000000"/>
                              </a:solidFill>
                              <a:miter/>
                            </a:ln>
                          </wps:spPr>
                          <wps:txbx>
                            <w:txbxContent>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ЗФ</w:t>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(исходные данные по сырью)</w:t>
                                </w:r>
                              </w:p>
                            </w:txbxContent>
                          </wps:txbx>
                          <wps:bodyPr wrap="square" anchor="t">
                            <a:noAutofit/>
                          </wps:bodyPr>
                        </wps:wsp>
                      </wpg:wgp>
                    </a:graphicData>
                  </a:graphic>
                </wp:anchor>
              </w:drawing>
            </mc:Choice>
            <mc:Fallback>
              <w:pict>
                <v:group id="shape_0" style="position:absolute;margin-left:0pt;margin-top:53.9pt;width:456pt;height:144.05pt" coordorigin="0,1078" coordsize="9120,2881">
                  <v:shapetype id="_x0000_t202" coordsize="21600,21600" o:spt="202" path="m,l,21600l21600,21600l21600,xe">
                    <v:stroke joinstyle="miter"/>
                    <v:path gradientshapeok="t" o:connecttype="rect"/>
                  </v:shapetype>
                  <v:shape id="shape_0" fillcolor="white" stroked="f" o:allowincell="f" style="position:absolute;left:2040;top:1558;width:1319;height:362;mso-wrap-style:square;v-text-anchor:top" type="_x0000_t202">
                    <v:textbo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Сырье</w:t>
                          </w:r>
                        </w:p>
                      </w:txbxContent>
                    </v:textbox>
                    <v:fill o:detectmouseclick="t" type="solid" color2="black"/>
                    <v:stroke color="#3465a4" joinstyle="round" endcap="flat"/>
                    <w10:wrap type="topAndBottom"/>
                  </v:shape>
                  <v:shape id="shape_0" fillcolor="white" stroked="f" o:allowincell="f" style="position:absolute;left:5400;top:2158;width:1319;height:362;mso-wrap-style:square;v-text-anchor:top" type="_x0000_t202">
                    <v:textbox>
                      <w:txbxContent>
                        <w:p>
                          <w:pPr>
                            <w:overflowPunct w:val="false"/>
                            <w:bidi w:val="0"/>
                            <w:spacing w:before="0" w:after="60"/>
                            <w:jc w:val="center"/>
                            <w:rPr/>
                          </w:pPr>
                          <w:r>
                            <w:rPr>
                              <w:rFonts w:ascii="Times New Roman" w:hAnsi="Times New Roman" w:eastAsia="Times New Roman" w:cs="Times New Roman"/>
                              <w:color w:val="800000"/>
                              <w:kern w:val="2"/>
                              <w:sz w:val="18"/>
                              <w:szCs w:val="18"/>
                              <w:lang w:val="en-US" w:bidi="ar-SA"/>
                            </w:rPr>
                            <w:t>Cu</w:t>
                          </w:r>
                          <w:r>
                            <w:rPr>
                              <w:rFonts w:ascii="Times New Roman" w:hAnsi="Times New Roman" w:eastAsia="Times New Roman" w:cs="Times New Roman"/>
                              <w:color w:val="800000"/>
                              <w:kern w:val="2"/>
                              <w:sz w:val="18"/>
                              <w:szCs w:val="18"/>
                              <w:lang w:bidi="ar-SA"/>
                            </w:rPr>
                            <w:t xml:space="preserve"> к-т ОФ</w:t>
                          </w:r>
                        </w:p>
                      </w:txbxContent>
                    </v:textbox>
                    <v:fill o:detectmouseclick="t" type="solid" color2="black"/>
                    <v:stroke color="#3465a4" joinstyle="round" endcap="flat"/>
                    <w10:wrap type="topAndBottom"/>
                  </v:shape>
                  <v:shape id="shape_0" fillcolor="white" stroked="f" o:allowincell="f" style="position:absolute;left:5400;top:1798;width:1319;height:362;mso-wrap-style:square;v-text-anchor:top" type="_x0000_t202">
                    <v:textbo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МФ УРФ</w:t>
                          </w:r>
                        </w:p>
                      </w:txbxContent>
                    </v:textbox>
                    <v:fill o:detectmouseclick="t" type="solid" color2="black"/>
                    <v:stroke color="#3465a4" joinstyle="round" endcap="flat"/>
                    <w10:wrap type="topAndBottom"/>
                  </v:shape>
                  <v:shape id="shape_0" fillcolor="white" stroked="f" o:allowincell="f" style="position:absolute;left:5400;top:1438;width:1319;height:362;mso-wrap-style:square;v-text-anchor:top" type="_x0000_t202">
                    <v:textbox>
                      <w:txbxContent>
                        <w:p>
                          <w:pPr>
                            <w:overflowPunct w:val="false"/>
                            <w:bidi w:val="0"/>
                            <w:spacing w:before="0" w:after="60"/>
                            <w:jc w:val="center"/>
                            <w:rPr/>
                          </w:pPr>
                          <w:r>
                            <w:rPr>
                              <w:rFonts w:ascii="Times New Roman" w:hAnsi="Times New Roman" w:eastAsia="Times New Roman" w:cs="Times New Roman"/>
                              <w:color w:val="800000"/>
                              <w:kern w:val="2"/>
                              <w:sz w:val="18"/>
                              <w:szCs w:val="18"/>
                              <w:lang w:val="en-US" w:bidi="ar-SA"/>
                            </w:rPr>
                            <w:t>Ni</w:t>
                          </w:r>
                          <w:r>
                            <w:rPr>
                              <w:rFonts w:ascii="Times New Roman" w:hAnsi="Times New Roman" w:eastAsia="Times New Roman" w:cs="Times New Roman"/>
                              <w:color w:val="800000"/>
                              <w:kern w:val="2"/>
                              <w:sz w:val="18"/>
                              <w:szCs w:val="18"/>
                              <w:lang w:bidi="ar-SA"/>
                            </w:rPr>
                            <w:t xml:space="preserve"> к-т УРФ</w:t>
                          </w:r>
                        </w:p>
                      </w:txbxContent>
                    </v:textbox>
                    <v:fill o:detectmouseclick="t" type="solid" color2="black"/>
                    <v:stroke color="#3465a4" joinstyle="round" endcap="flat"/>
                    <w10:wrap type="topAndBottom"/>
                  </v:shape>
                  <v:shape id="shape_0" fillcolor="white" stroked="f" o:allowincell="f" style="position:absolute;left:5400;top:1078;width:1319;height:362;mso-wrap-style:square;v-text-anchor:top" type="_x0000_t202">
                    <v:textbox>
                      <w:txbxContent>
                        <w:p>
                          <w:pPr>
                            <w:overflowPunct w:val="false"/>
                            <w:bidi w:val="0"/>
                            <w:spacing w:before="0" w:after="60"/>
                            <w:jc w:val="center"/>
                            <w:rPr/>
                          </w:pPr>
                          <w:r>
                            <w:rPr>
                              <w:rFonts w:ascii="Times New Roman" w:hAnsi="Times New Roman" w:eastAsia="Times New Roman" w:cs="Times New Roman"/>
                              <w:color w:val="800000"/>
                              <w:kern w:val="2"/>
                              <w:sz w:val="18"/>
                              <w:szCs w:val="18"/>
                              <w:lang w:bidi="ar-SA"/>
                            </w:rPr>
                            <w:t>Файнштейн</w:t>
                          </w:r>
                        </w:p>
                      </w:txbxContent>
                    </v:textbox>
                    <v:fill o:detectmouseclick="t" type="solid" color2="black"/>
                    <v:stroke color="#3465a4" joinstyle="round" endcap="flat"/>
                    <w10:wrap type="topAndBottom"/>
                  </v:shape>
                  <v:shape id="shape_0" fillcolor="#ffcc00" stroked="t" o:allowincell="f" style="position:absolute;left:6840;top:1198;width:2279;height:1439;mso-wrap-style:square;v-text-anchor:top" type="_x0000_t202">
                    <v:textbox>
                      <w:txbxContent>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Кольская ГМК и заводы в Финляндии (металлургия)</w:t>
                          </w:r>
                        </w:p>
                      </w:txbxContent>
                    </v:textbox>
                    <v:fill o:detectmouseclick="t" type="solid" color2="#0033ff"/>
                    <v:stroke color="black" weight="9360" joinstyle="miter" endcap="flat"/>
                    <w10:wrap type="topAndBottom"/>
                  </v:shape>
                  <v:line id="shape_0" from="5400,1439" to="6839,1439" stroked="t" o:allowincell="f" style="position:absolute">
                    <v:stroke color="maroon" weight="19080" endarrow="block" endarrowwidth="wide" endarrowlength="medium" joinstyle="miter" endcap="flat"/>
                    <v:fill o:detectmouseclick="t" on="false"/>
                    <w10:wrap type="topAndBottom"/>
                  </v:line>
                  <v:line id="shape_0" from="5400,1799" to="6839,1799" stroked="t" o:allowincell="f" style="position:absolute">
                    <v:stroke color="maroon" weight="19080" endarrow="block" endarrowwidth="wide" endarrowlength="medium" joinstyle="miter" endcap="flat"/>
                    <v:fill o:detectmouseclick="t" on="false"/>
                    <w10:wrap type="topAndBottom"/>
                  </v:line>
                  <v:line id="shape_0" from="5400,2159" to="6839,2159" stroked="t" o:allowincell="f" style="position:absolute">
                    <v:stroke color="maroon" weight="19080" endarrow="block" endarrowwidth="wide" endarrowlength="medium" joinstyle="miter" endcap="flat"/>
                    <v:fill o:detectmouseclick="t" on="false"/>
                    <w10:wrap type="topAndBottom"/>
                  </v:line>
                  <v:line id="shape_0" from="5400,2522" to="6839,2522" stroked="t" o:allowincell="f" style="position:absolute">
                    <v:stroke color="maroon" weight="19080" dashstyle="shortdot" startarrow="block" startarrowwidth="wide" startarrowlength="medium" joinstyle="miter" endcap="flat"/>
                    <v:fill o:detectmouseclick="t" on="false"/>
                    <w10:wrap type="topAndBottom"/>
                  </v:line>
                  <v:line id="shape_0" from="2040,1918" to="3239,1918" stroked="t" o:allowincell="f" style="position:absolute">
                    <v:stroke color="maroon" weight="19080" dashstyle="dash" endarrow="block" endarrowwidth="wide" endarrowlength="medium" joinstyle="miter" endcap="flat"/>
                    <v:fill o:detectmouseclick="t" on="false"/>
                    <w10:wrap type="topAndBottom"/>
                  </v:line>
                  <v:shape id="shape_0" fillcolor="#ffcc00" stroked="t" o:allowincell="f" style="position:absolute;left:3240;top:1198;width:2159;height:1439;mso-wrap-style:square;v-text-anchor:top" type="_x0000_t202">
                    <v:textbox>
                      <w:txbxContent>
                        <w:p>
                          <w:pPr>
                            <w:overflowPunct w:val="false"/>
                            <w:bidi w:val="0"/>
                            <w:spacing w:before="0" w:after="60"/>
                            <w:jc w:val="center"/>
                            <w:rPr/>
                          </w:pPr>
                          <w:r>
                            <w:rPr>
                              <w:rFonts w:eastAsia="Noto Serif CJK SC" w:ascii="Liberation Serif" w:hAnsi="Liberation Serif" w:cs="NotoSans NF"/>
                              <w:kern w:val="2"/>
                              <w:sz w:val="24"/>
                              <w:szCs w:val="24"/>
                              <w:lang w:bidi="hi-IN"/>
                            </w:rPr>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ЗФ</w:t>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(металлургия)</w:t>
                          </w:r>
                        </w:p>
                      </w:txbxContent>
                    </v:textbox>
                    <v:fill o:detectmouseclick="t" type="solid" color2="#0033ff"/>
                    <v:stroke color="black" weight="9360" joinstyle="miter" endcap="flat"/>
                    <w10:wrap type="topAndBottom"/>
                  </v:shape>
                  <v:line id="shape_0" from="1080,2879" to="1080,3358" stroked="t" o:allowincell="f" style="position:absolute">
                    <v:stroke color="black" weight="28440" endarrow="block" endarrowwidth="medium" endarrowlength="medium" joinstyle="miter" endcap="flat"/>
                    <v:fill o:detectmouseclick="t" on="false"/>
                    <w10:wrap type="topAndBottom"/>
                  </v:line>
                  <v:line id="shape_0" from="4320,2879" to="4320,3358" stroked="t" o:allowincell="f" style="position:absolute">
                    <v:stroke color="black" weight="28440" endarrow="block" endarrowwidth="medium" endarrowlength="medium" joinstyle="miter" endcap="flat"/>
                    <v:fill o:detectmouseclick="t" on="false"/>
                    <w10:wrap type="topAndBottom"/>
                  </v:line>
                  <v:line id="shape_0" from="8040,2879" to="8040,3358" stroked="t" o:allowincell="f" style="position:absolute">
                    <v:stroke color="black" weight="28440" endarrow="block" endarrowwidth="medium" endarrowlength="medium" joinstyle="miter" endcap="flat"/>
                    <v:fill o:detectmouseclick="t" on="false"/>
                    <w10:wrap type="topAndBottom"/>
                  </v:line>
                  <v:shape id="shape_0" stroked="f" o:allowincell="f" style="position:absolute;left:0;top:3479;width:2759;height:479;mso-wrap-style:square;v-text-anchor:top" type="_x0000_t202">
                    <v:textbox>
                      <w:txbxContent>
                        <w:p>
                          <w:pPr>
                            <w:overflowPunct w:val="false"/>
                            <w:bidi w:val="0"/>
                            <w:spacing w:before="0" w:after="60"/>
                            <w:jc w:val="start"/>
                            <w:rPr/>
                          </w:pPr>
                          <w:r>
                            <w:rPr>
                              <w:rFonts w:ascii="Times New Roman" w:hAnsi="Times New Roman" w:eastAsia="Times New Roman" w:cs="Times New Roman"/>
                              <w:b/>
                              <w:color w:val="auto"/>
                              <w:kern w:val="2"/>
                              <w:sz w:val="24"/>
                              <w:szCs w:val="24"/>
                              <w:lang w:bidi="ar-SA"/>
                            </w:rPr>
                            <w:t>Баланс ПООФ ЗФ.</w:t>
                          </w:r>
                          <w:r>
                            <w:rPr>
                              <w:rFonts w:ascii="Times New Roman" w:hAnsi="Times New Roman" w:eastAsia="Times New Roman" w:cs="Times New Roman"/>
                              <w:b/>
                              <w:color w:val="auto"/>
                              <w:kern w:val="2"/>
                              <w:sz w:val="24"/>
                              <w:szCs w:val="24"/>
                              <w:lang w:bidi="ar-SA" w:val="en-US"/>
                            </w:rPr>
                            <w:t>xls</w:t>
                          </w:r>
                        </w:p>
                      </w:txbxContent>
                    </v:textbox>
                    <v:fill o:detectmouseclick="t" on="false"/>
                    <v:stroke color="#3465a4" joinstyle="round" endcap="flat"/>
                    <w10:wrap type="topAndBottom"/>
                  </v:shape>
                  <v:shape id="shape_0" stroked="f" o:allowincell="f" style="position:absolute;left:3000;top:3479;width:2759;height:479;mso-wrap-style:square;v-text-anchor:top" type="_x0000_t202">
                    <v:textbox>
                      <w:txbxContent>
                        <w:p>
                          <w:pPr>
                            <w:overflowPunct w:val="false"/>
                            <w:bidi w:val="0"/>
                            <w:spacing w:before="0" w:after="60"/>
                            <w:jc w:val="center"/>
                            <w:rPr/>
                          </w:pPr>
                          <w:r>
                            <w:rPr>
                              <w:rFonts w:ascii="Times New Roman" w:hAnsi="Times New Roman" w:eastAsia="Times New Roman" w:cs="Times New Roman"/>
                              <w:b/>
                              <w:color w:val="auto"/>
                              <w:kern w:val="2"/>
                              <w:sz w:val="24"/>
                              <w:szCs w:val="24"/>
                              <w:lang w:bidi="ar-SA"/>
                            </w:rPr>
                            <w:t>Расчет ЗФ.</w:t>
                          </w:r>
                          <w:r>
                            <w:rPr>
                              <w:rFonts w:ascii="Times New Roman" w:hAnsi="Times New Roman" w:eastAsia="Times New Roman" w:cs="Times New Roman"/>
                              <w:b/>
                              <w:color w:val="auto"/>
                              <w:kern w:val="2"/>
                              <w:sz w:val="24"/>
                              <w:szCs w:val="24"/>
                              <w:lang w:bidi="ar-SA" w:val="en-US"/>
                            </w:rPr>
                            <w:t>xls</w:t>
                          </w:r>
                        </w:p>
                      </w:txbxContent>
                    </v:textbox>
                    <v:fill o:detectmouseclick="t" on="false"/>
                    <v:stroke color="#3465a4" joinstyle="round" endcap="flat"/>
                    <w10:wrap type="topAndBottom"/>
                  </v:shape>
                  <v:shape id="shape_0" stroked="f" o:allowincell="f" style="position:absolute;left:6960;top:3479;width:2159;height:479;mso-wrap-style:square;v-text-anchor:top" type="_x0000_t202">
                    <v:textbox>
                      <w:txbxContent>
                        <w:p>
                          <w:pPr>
                            <w:overflowPunct w:val="false"/>
                            <w:bidi w:val="0"/>
                            <w:spacing w:before="0" w:after="60"/>
                            <w:jc w:val="center"/>
                            <w:rPr/>
                          </w:pPr>
                          <w:r>
                            <w:rPr>
                              <w:rFonts w:ascii="Times New Roman" w:hAnsi="Times New Roman" w:eastAsia="Times New Roman" w:cs="Times New Roman"/>
                              <w:b/>
                              <w:color w:val="auto"/>
                              <w:kern w:val="2"/>
                              <w:sz w:val="24"/>
                              <w:szCs w:val="24"/>
                              <w:lang w:bidi="ar-SA"/>
                            </w:rPr>
                            <w:t>Расчет КГМК.</w:t>
                          </w:r>
                          <w:r>
                            <w:rPr>
                              <w:rFonts w:ascii="Times New Roman" w:hAnsi="Times New Roman" w:eastAsia="Times New Roman" w:cs="Times New Roman"/>
                              <w:b/>
                              <w:color w:val="auto"/>
                              <w:kern w:val="2"/>
                              <w:sz w:val="24"/>
                              <w:szCs w:val="24"/>
                              <w:lang w:bidi="ar-SA" w:val="en-US"/>
                            </w:rPr>
                            <w:t>xls</w:t>
                          </w:r>
                        </w:p>
                      </w:txbxContent>
                    </v:textbox>
                    <v:fill o:detectmouseclick="t" on="false"/>
                    <v:stroke color="#3465a4" joinstyle="round" endcap="flat"/>
                    <w10:wrap type="topAndBottom"/>
                  </v:shape>
                  <v:shape id="shape_0" fillcolor="#ffff99" stroked="t" o:allowincell="f" style="position:absolute;left:0;top:1198;width:2039;height:1439;mso-wrap-style:square;v-text-anchor:top" type="_x0000_t202">
                    <v:textbox>
                      <w:txbxContent>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ЗФ</w:t>
                          </w:r>
                        </w:p>
                        <w:p>
                          <w:pPr>
                            <w:overflowPunct w:val="false"/>
                            <w:bidi w:val="0"/>
                            <w:spacing w:before="0" w:after="60"/>
                            <w:jc w:val="center"/>
                            <w:rPr/>
                          </w:pPr>
                          <w:r>
                            <w:rPr>
                              <w:rFonts w:ascii="Times New Roman" w:hAnsi="Times New Roman" w:eastAsia="Times New Roman" w:cs="Times New Roman"/>
                              <w:b/>
                              <w:color w:val="800000"/>
                              <w:kern w:val="2"/>
                              <w:sz w:val="28"/>
                              <w:szCs w:val="28"/>
                              <w:lang w:bidi="ar-SA"/>
                            </w:rPr>
                            <w:t>(исходные данные по сырью)</w:t>
                          </w:r>
                        </w:p>
                      </w:txbxContent>
                    </v:textbox>
                    <v:fill o:detectmouseclick="t" type="solid" color2="#000066"/>
                    <v:stroke color="black" weight="9360" joinstyle="miter" endcap="flat"/>
                    <w10:wrap type="topAndBottom"/>
                  </v:shape>
                </v:group>
              </w:pict>
            </mc:Fallback>
          </mc:AlternateContent>
        </w:r>
      </w:ins>
      <w:ins w:id="203" w:author="Миронов В.Е." w:date="2008-02-13T13:58:00Z">
        <w:r>
          <w:rPr/>
          <w:t>Состав опытной версии программного комплекса приведен в виде схемы на рис. 1.</w:t>
        </w:r>
      </w:ins>
    </w:p>
    <w:p>
      <w:pPr>
        <w:pStyle w:val="Style8"/>
        <w:jc w:val="center"/>
        <w:rPr>
          <w:ins w:id="208" w:author="Миронов В.Е." w:date="2008-02-13T15:46:00Z"/>
        </w:rPr>
      </w:pPr>
      <w:ins w:id="205" w:author="Миронов В.Е." w:date="2008-02-13T15:48:00Z">
        <w:r>
          <w:rPr/>
          <w:t xml:space="preserve">Рис. </w:t>
        </w:r>
      </w:ins>
      <w:ins w:id="206" w:author="Миронов В.Е." w:date="2008-02-13T15:48:00Z">
        <w:r>
          <w:rPr/>
          <w:fldChar w:fldCharType="begin"/>
        </w:r>
        <w:r>
          <w:rPr/>
          <w:instrText xml:space="preserve"> SEQ Рисунок \* ARABIC </w:instrText>
        </w:r>
        <w:r>
          <w:rPr/>
          <w:fldChar w:fldCharType="separate"/>
        </w:r>
        <w:r>
          <w:rPr/>
          <w:t>1</w:t>
        </w:r>
        <w:r>
          <w:rPr/>
          <w:fldChar w:fldCharType="end"/>
        </w:r>
      </w:ins>
      <w:ins w:id="207" w:author="Миронов В.Е." w:date="2008-02-13T15:46:00Z">
        <w:r>
          <w:rPr/>
          <w:t xml:space="preserve"> Состав программного комплекса (опытная версия)</w:t>
        </w:r>
      </w:ins>
    </w:p>
    <w:p>
      <w:pPr>
        <w:pStyle w:val="BodyText"/>
        <w:spacing w:lineRule="auto" w:line="240"/>
        <w:ind w:firstLine="851" w:end="0"/>
        <w:rPr>
          <w:ins w:id="211" w:author="Миронов В.Е." w:date="2008-02-13T15:49:00Z"/>
        </w:rPr>
      </w:pPr>
      <w:ins w:id="209" w:author="Миронов В.Е." w:date="2008-02-13T15:49:00Z">
        <w:r>
          <mc:AlternateContent>
            <mc:Choice Requires="wps">
              <w:drawing>
                <wp:anchor distT="0" distB="0" distL="114935" distR="114935" simplePos="0" relativeHeight="9" behindDoc="0" locked="0" layoutInCell="1" allowOverlap="1">
                  <wp:simplePos x="0" y="0"/>
                  <wp:positionH relativeFrom="column">
                    <wp:posOffset>1371600</wp:posOffset>
                  </wp:positionH>
                  <wp:positionV relativeFrom="paragraph">
                    <wp:posOffset>-152400</wp:posOffset>
                  </wp:positionV>
                  <wp:extent cx="914400" cy="914400"/>
                  <wp:effectExtent l="5080" t="5080" r="5080" b="5080"/>
                  <wp:wrapNone/>
                  <wp:docPr id="10" name=""/>
                  <a:graphic xmlns:a="http://schemas.openxmlformats.org/drawingml/2006/main">
                    <a:graphicData uri="http://schemas.microsoft.com/office/word/2010/wordprocessingShape">
                      <wps:wsp>
                        <wps:cNvSpPr/>
                        <wps:spPr>
                          <a:xfrm>
                            <a:off x="0" y="0"/>
                            <a:ext cx="914400" cy="914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08pt;margin-top:-12pt;width:71.95pt;height:71.95pt;mso-wrap-style:none;v-text-anchor:middle">
                  <v:fill o:detectmouseclick="t" type="solid" color2="black"/>
                  <v:stroke color="black" weight="9360" joinstyle="miter" endcap="flat"/>
                  <w10:wrap type="none"/>
                </v:rect>
              </w:pict>
            </mc:Fallback>
          </mc:AlternateContent>
        </w:r>
      </w:ins>
      <w:ins w:id="210" w:author="Миронов В.Е." w:date="2008-02-13T15:49:00Z">
        <w:r>
          <w:rPr/>
          <w:t>Как видно из рис. 1, опытная версия программного комплекса состоит из 3-х файлов:</w:t>
        </w:r>
      </w:ins>
      <w:r>
        <mc:AlternateContent>
          <mc:Choice Requires="wps">
            <w:drawing>
              <wp:anchor distT="0" distB="0" distL="114935" distR="114935" simplePos="0" relativeHeight="8" behindDoc="1" locked="0" layoutInCell="1" allowOverlap="1">
                <wp:simplePos x="0" y="0"/>
                <wp:positionH relativeFrom="column">
                  <wp:posOffset>833755</wp:posOffset>
                </wp:positionH>
                <wp:positionV relativeFrom="paragraph">
                  <wp:posOffset>233045</wp:posOffset>
                </wp:positionV>
                <wp:extent cx="923290" cy="923290"/>
                <wp:effectExtent l="0" t="0" r="0" b="0"/>
                <wp:wrapNone/>
                <wp:docPr id="11" name="Frame1"/>
                <a:graphic xmlns:a="http://schemas.openxmlformats.org/drawingml/2006/main">
                  <a:graphicData uri="http://schemas.microsoft.com/office/word/2010/wordprocessingShape">
                    <wps:wsp>
                      <wps:cNvSpPr txBox="1"/>
                      <wps:spPr>
                        <a:xfrm>
                          <a:off x="0" y="0"/>
                          <a:ext cx="923290" cy="923290"/>
                        </a:xfrm>
                        <a:prstGeom prst="rect"/>
                        <a:solidFill>
                          <a:srgbClr val="FFFFFF"/>
                        </a:solidFill>
                        <a:ln w="9525">
                          <a:solidFill>
                            <a:srgbClr val="000000"/>
                          </a:solidFill>
                        </a:ln>
                      </wps:spPr>
                      <wps:txbx>
                        <w:txbxContent>
                          <w:p>
                            <w:pPr>
                              <w:pStyle w:val="Normal"/>
                              <w:widowControl/>
                              <w:suppressAutoHyphens w:val="false"/>
                              <w:bidi w:val="0"/>
                              <w:spacing w:before="0" w:after="60"/>
                              <w:jc w:val="both"/>
                              <w:rPr/>
                            </w:pPr>
                            <w:ins w:id="212" w:author="Миронов В.Е." w:date="2008-02-13T14:03:00Z">
                              <w:r>
                                <w:rPr>
                                  <w:sz w:val="32"/>
                                  <w:szCs w:val="32"/>
                                </w:rPr>
                                <w:t>Расчет ЗФ</w:t>
                              </w:r>
                            </w:ins>
                            <w:ins w:id="213" w:author="Миронов В.Е." w:date="2008-02-13T14:03:00Z">
                              <w:r>
                                <w:rPr>
                                  <w:sz w:val="32"/>
                                  <w:szCs w:val="32"/>
                                  <w:lang w:val="en-US"/>
                                </w:rPr>
                                <w:t>.xls</w:t>
                              </w:r>
                            </w:ins>
                          </w:p>
                        </w:txbxContent>
                      </wps:txbx>
                      <wps:bodyPr anchor="t" lIns="91440" tIns="45720" rIns="91440" bIns="45720">
                        <a:noAutofit/>
                      </wps:bodyPr>
                    </wps:wsp>
                  </a:graphicData>
                </a:graphic>
              </wp:anchor>
            </w:drawing>
          </mc:Choice>
          <mc:Fallback>
            <w:pict>
              <v:rect fillcolor="#FFFFFF" strokecolor="#000000" strokeweight="0pt" style="position:absolute;rotation:-0;width:72.7pt;height:72.7pt;mso-wrap-distance-left:9.05pt;mso-wrap-distance-right:9.05pt;mso-wrap-distance-top:0pt;mso-wrap-distance-bottom:0pt;margin-top:18.35pt;mso-position-vertical-relative:text;margin-left:65.65pt;mso-position-horizontal-relative:text">
                <v:textbox>
                  <w:txbxContent>
                    <w:p>
                      <w:pPr>
                        <w:pStyle w:val="Normal"/>
                        <w:widowControl/>
                        <w:suppressAutoHyphens w:val="false"/>
                        <w:bidi w:val="0"/>
                        <w:spacing w:before="0" w:after="60"/>
                        <w:jc w:val="both"/>
                        <w:rPr/>
                      </w:pPr>
                      <w:ins w:id="214" w:author="Миронов В.Е." w:date="2008-02-13T14:03:00Z">
                        <w:r>
                          <w:rPr>
                            <w:sz w:val="32"/>
                            <w:szCs w:val="32"/>
                          </w:rPr>
                          <w:t>Расчет ЗФ</w:t>
                        </w:r>
                      </w:ins>
                      <w:ins w:id="215" w:author="Миронов В.Е." w:date="2008-02-13T14:03:00Z">
                        <w:r>
                          <w:rPr>
                            <w:sz w:val="32"/>
                            <w:szCs w:val="32"/>
                            <w:lang w:val="en-US"/>
                          </w:rPr>
                          <w:t>.xls</w:t>
                        </w:r>
                      </w:ins>
                    </w:p>
                  </w:txbxContent>
                </v:textbox>
                <w10:wrap type="none"/>
              </v:rect>
            </w:pict>
          </mc:Fallback>
        </mc:AlternateContent>
      </w:r>
    </w:p>
    <w:p>
      <w:pPr>
        <w:pStyle w:val="Style11"/>
        <w:numPr>
          <w:ilvl w:val="0"/>
          <w:numId w:val="4"/>
        </w:numPr>
        <w:spacing w:lineRule="auto" w:line="233"/>
        <w:rPr>
          <w:ins w:id="221" w:author="Миронов В.Е." w:date="2008-02-13T15:55:00Z"/>
        </w:rPr>
      </w:pPr>
      <w:ins w:id="216" w:author="Миронов В.Е." w:date="2008-02-13T15:51:00Z">
        <w:r>
          <w:rPr>
            <w:b/>
          </w:rPr>
          <w:t>Баланс ПООФ ЗФ.</w:t>
        </w:r>
      </w:ins>
      <w:ins w:id="217" w:author="Миронов В.Е." w:date="2008-02-13T15:51:00Z">
        <w:r>
          <w:rPr>
            <w:b/>
            <w:lang w:val="ru-RU"/>
          </w:rPr>
          <w:t>xls</w:t>
        </w:r>
      </w:ins>
      <w:ins w:id="218" w:author="Миронов В.Е." w:date="2008-02-13T15:51:00Z">
        <w:r>
          <w:rPr/>
          <w:t>: содерж</w:t>
        </w:r>
      </w:ins>
      <w:ins w:id="219" w:author="Миронов В.Е." w:date="2008-02-13T15:53:00Z">
        <w:r>
          <w:rPr/>
          <w:t>и</w:t>
        </w:r>
      </w:ins>
      <w:ins w:id="220" w:author="Миронов В.Е." w:date="2008-02-13T15:51:00Z">
        <w:r>
          <w:rPr/>
          <w:t>т исходные данные по количеству и составу сырья металлургического производства ЗФ;</w:t>
        </w:r>
      </w:ins>
    </w:p>
    <w:p>
      <w:pPr>
        <w:pStyle w:val="Style11"/>
        <w:numPr>
          <w:ilvl w:val="0"/>
          <w:numId w:val="4"/>
        </w:numPr>
        <w:spacing w:lineRule="auto" w:line="233"/>
        <w:rPr>
          <w:ins w:id="230" w:author="Миронов В.Е." w:date="2008-02-13T15:57:00Z"/>
        </w:rPr>
      </w:pPr>
      <w:ins w:id="222" w:author="Миронов В.Е." w:date="2008-02-13T15:55:00Z">
        <w:r>
          <w:rPr>
            <w:b/>
          </w:rPr>
          <w:t>Расчет ЗФ.xls</w:t>
        </w:r>
      </w:ins>
      <w:ins w:id="223" w:author="Миронов В.Е." w:date="2008-02-13T15:55:00Z">
        <w:r>
          <w:rPr/>
          <w:t>: выполняет расчет металлургическо</w:t>
        </w:r>
      </w:ins>
      <w:ins w:id="224" w:author="Миронов В.Е." w:date="2008-02-13T16:00:00Z">
        <w:r>
          <w:rPr/>
          <w:t>го</w:t>
        </w:r>
      </w:ins>
      <w:ins w:id="225" w:author="Миронов В.Е." w:date="2008-02-13T15:56:00Z">
        <w:r>
          <w:rPr/>
          <w:t xml:space="preserve"> производств</w:t>
        </w:r>
      </w:ins>
      <w:ins w:id="226" w:author="Миронов В.Е." w:date="2008-02-13T16:00:00Z">
        <w:r>
          <w:rPr/>
          <w:t>а</w:t>
        </w:r>
      </w:ins>
      <w:ins w:id="227" w:author="Миронов В.Е." w:date="2008-02-13T15:56:00Z">
        <w:r>
          <w:rPr/>
          <w:t xml:space="preserve"> З</w:t>
        </w:r>
      </w:ins>
      <w:ins w:id="228" w:author="Миронов В.Е." w:date="2008-02-13T16:00:00Z">
        <w:r>
          <w:rPr/>
          <w:t>аполярного филиала компании</w:t>
        </w:r>
      </w:ins>
      <w:ins w:id="229" w:author="Миронов В.Е." w:date="2008-02-13T15:57:00Z">
        <w:r>
          <w:rPr/>
          <w:t>;</w:t>
        </w:r>
      </w:ins>
    </w:p>
    <w:p>
      <w:pPr>
        <w:pStyle w:val="Style11"/>
        <w:numPr>
          <w:ilvl w:val="0"/>
          <w:numId w:val="4"/>
        </w:numPr>
        <w:spacing w:lineRule="auto" w:line="233"/>
        <w:rPr>
          <w:ins w:id="239" w:author="Миронов В.Е." w:date="2008-02-13T16:01:00Z"/>
        </w:rPr>
      </w:pPr>
      <w:ins w:id="231" w:author="Миронов В.Е." w:date="2008-02-13T15:57:00Z">
        <w:r>
          <w:rPr>
            <w:b/>
          </w:rPr>
          <w:t>Расчет КГМК.xls</w:t>
        </w:r>
      </w:ins>
      <w:ins w:id="232" w:author="Миронов В.Е." w:date="2008-02-13T15:57:00Z">
        <w:r>
          <w:rPr/>
          <w:t>: выполняет расчет металлургическо</w:t>
        </w:r>
      </w:ins>
      <w:ins w:id="233" w:author="Миронов В.Е." w:date="2008-02-13T16:01:00Z">
        <w:r>
          <w:rPr/>
          <w:t>го</w:t>
        </w:r>
      </w:ins>
      <w:ins w:id="234" w:author="Миронов В.Е." w:date="2008-02-13T15:57:00Z">
        <w:r>
          <w:rPr/>
          <w:t xml:space="preserve"> производств</w:t>
        </w:r>
      </w:ins>
      <w:ins w:id="235" w:author="Миронов В.Е." w:date="2008-02-13T16:01:00Z">
        <w:r>
          <w:rPr/>
          <w:t>а</w:t>
        </w:r>
      </w:ins>
      <w:ins w:id="236" w:author="Миронов В.Е." w:date="2008-02-13T15:57:00Z">
        <w:r>
          <w:rPr/>
          <w:t xml:space="preserve"> Кольской ГМК, заводов в Финляндии и сводны</w:t>
        </w:r>
      </w:ins>
      <w:ins w:id="237" w:author="Миронов В.Е." w:date="2008-02-13T15:59:00Z">
        <w:r>
          <w:rPr/>
          <w:t>й расчет по металлургическому комплексу компании в целом (включая ЗФ)</w:t>
        </w:r>
      </w:ins>
      <w:ins w:id="238" w:author="Миронов В.Е." w:date="2008-02-13T16:01:00Z">
        <w:r>
          <w:rPr/>
          <w:t>.</w:t>
        </w:r>
      </w:ins>
    </w:p>
    <w:p>
      <w:pPr>
        <w:pStyle w:val="BodyText"/>
        <w:spacing w:lineRule="auto" w:line="240"/>
        <w:ind w:firstLine="851" w:end="0"/>
        <w:rPr>
          <w:ins w:id="260" w:author="Миронов В.Е." w:date="2008-02-13T16:12:00Z"/>
        </w:rPr>
      </w:pPr>
      <w:ins w:id="240" w:author="Миронов В.Е." w:date="2008-02-13T16:01:00Z">
        <w:r>
          <w:rPr/>
          <w:t xml:space="preserve">Необходимо отметить, что ввод данных по количеству и составу сырья для металлургической переработки в ЗФ возможен непосредственно в файл </w:t>
        </w:r>
      </w:ins>
      <w:ins w:id="241" w:author="Миронов В.Е." w:date="2008-02-13T16:01:00Z">
        <w:r>
          <w:rPr>
            <w:b/>
          </w:rPr>
          <w:t>Расчет ЗФ.</w:t>
        </w:r>
      </w:ins>
      <w:ins w:id="242" w:author="Миронов В.Е." w:date="2008-02-13T16:03:00Z">
        <w:r>
          <w:rPr>
            <w:b/>
            <w:lang w:val="en-US"/>
          </w:rPr>
          <w:t>xls</w:t>
        </w:r>
      </w:ins>
      <w:ins w:id="243" w:author="Миронов В.Е." w:date="2008-02-13T16:03:00Z">
        <w:r>
          <w:rPr/>
          <w:t xml:space="preserve">. В этом случае нет необходимости использовать вспомогательный файл </w:t>
        </w:r>
      </w:ins>
      <w:ins w:id="244" w:author="Миронов В.Е." w:date="2008-02-13T16:03:00Z">
        <w:r>
          <w:rPr>
            <w:b/>
          </w:rPr>
          <w:t>Баланс ПООФ ЗФ.xls</w:t>
        </w:r>
      </w:ins>
      <w:ins w:id="245" w:author="Миронов В.Е." w:date="2008-02-13T16:05:00Z">
        <w:r>
          <w:rPr>
            <w:b w:val="false"/>
          </w:rPr>
          <w:t>.</w:t>
        </w:r>
      </w:ins>
      <w:ins w:id="246" w:author="Миронов В.Е." w:date="2008-02-13T16:05:00Z">
        <w:r>
          <w:rPr/>
          <w:t xml:space="preserve"> Данный файл</w:t>
        </w:r>
      </w:ins>
      <w:ins w:id="247" w:author="Миронов В.Е." w:date="2008-02-13T16:07:00Z">
        <w:r>
          <w:rPr/>
          <w:t xml:space="preserve"> </w:t>
        </w:r>
      </w:ins>
      <w:ins w:id="248" w:author="Миронов В.Е." w:date="2008-02-13T16:05:00Z">
        <w:r>
          <w:rPr/>
          <w:t>был</w:t>
        </w:r>
      </w:ins>
      <w:ins w:id="249" w:author="Миронов В.Е." w:date="2008-02-13T16:07:00Z">
        <w:r>
          <w:rPr/>
          <w:t xml:space="preserve"> </w:t>
        </w:r>
      </w:ins>
      <w:ins w:id="250" w:author="Миронов В.Е." w:date="2008-02-13T16:05:00Z">
        <w:r>
          <w:rPr/>
          <w:t>специально разработан для ТЭР «Оценка перспективных вариантов развития предприятий ОМП ЗФ»</w:t>
        </w:r>
      </w:ins>
      <w:ins w:id="251" w:author="Миронов В.Е." w:date="2008-02-13T16:11:00Z">
        <w:r>
          <w:rPr/>
          <w:t xml:space="preserve">, </w:t>
        </w:r>
      </w:ins>
      <w:ins w:id="252" w:author="Миронов В.Е." w:date="2008-02-13T16:07:00Z">
        <w:r>
          <w:rPr/>
          <w:t>содержит данные по составу сырья для варианта 1 (расчетные годы 2008-2020) данного ТЭР</w:t>
        </w:r>
      </w:ins>
      <w:ins w:id="253" w:author="Миронов В.Е." w:date="2008-02-13T16:11:00Z">
        <w:r>
          <w:rPr/>
          <w:t xml:space="preserve"> и </w:t>
        </w:r>
      </w:ins>
      <w:ins w:id="254" w:author="Миронов В.Е." w:date="2008-02-13T16:07:00Z">
        <w:r>
          <w:rPr/>
          <w:t>является</w:t>
        </w:r>
      </w:ins>
      <w:ins w:id="255" w:author="Миронов В.Е." w:date="2008-02-13T16:11:00Z">
        <w:r>
          <w:rPr/>
          <w:t>, по сути,</w:t>
        </w:r>
      </w:ins>
      <w:ins w:id="256" w:author="Миронов В.Е." w:date="2008-02-13T16:07:00Z">
        <w:r>
          <w:rPr/>
          <w:t xml:space="preserve"> внешней базой данных для </w:t>
        </w:r>
      </w:ins>
      <w:ins w:id="257" w:author="Миронов В.Е." w:date="2008-02-13T16:12:00Z">
        <w:r>
          <w:rPr>
            <w:b/>
          </w:rPr>
          <w:t>Расчет ЗФ.</w:t>
        </w:r>
      </w:ins>
      <w:ins w:id="258" w:author="Миронов В.Е." w:date="2008-02-13T16:12:00Z">
        <w:r>
          <w:rPr>
            <w:b/>
            <w:lang w:val="en-US"/>
          </w:rPr>
          <w:t>xls</w:t>
        </w:r>
      </w:ins>
      <w:ins w:id="259" w:author="Миронов В.Е." w:date="2008-02-13T16:12:00Z">
        <w:r>
          <w:rPr>
            <w:b w:val="false"/>
          </w:rPr>
          <w:t>.</w:t>
        </w:r>
      </w:ins>
    </w:p>
    <w:p>
      <w:pPr>
        <w:pStyle w:val="BodyText"/>
        <w:spacing w:lineRule="auto" w:line="240"/>
        <w:ind w:firstLine="851" w:end="0"/>
        <w:rPr>
          <w:ins w:id="269" w:author="Миронов В.Е." w:date="2008-02-13T16:18:00Z"/>
        </w:rPr>
      </w:pPr>
      <w:ins w:id="261" w:author="Миронов В.Е." w:date="2008-02-13T16:12:00Z">
        <w:r>
          <w:rPr/>
          <w:t xml:space="preserve">При этом передача данных по сырью в </w:t>
        </w:r>
      </w:ins>
      <w:ins w:id="262" w:author="Миронов В.Е." w:date="2008-02-13T16:12:00Z">
        <w:r>
          <w:rPr>
            <w:b/>
          </w:rPr>
          <w:t>Расчет ЗФ.</w:t>
        </w:r>
      </w:ins>
      <w:ins w:id="263" w:author="Миронов В.Е." w:date="2008-02-13T16:12:00Z">
        <w:r>
          <w:rPr>
            <w:b/>
            <w:lang w:val="en-US"/>
          </w:rPr>
          <w:t>xls</w:t>
        </w:r>
      </w:ins>
      <w:ins w:id="264" w:author="Миронов В.Е." w:date="2008-02-13T16:12:00Z">
        <w:r>
          <w:rPr>
            <w:b/>
          </w:rPr>
          <w:t xml:space="preserve"> </w:t>
        </w:r>
      </w:ins>
      <w:ins w:id="265" w:author="Миронов В.Е." w:date="2008-02-13T16:12:00Z">
        <w:r>
          <w:rPr/>
          <w:t xml:space="preserve">автоматизирована и пользователю нет необходимости открывать </w:t>
        </w:r>
      </w:ins>
      <w:ins w:id="266" w:author="Миронов В.Е." w:date="2008-02-13T16:14:00Z">
        <w:r>
          <w:rPr>
            <w:b/>
          </w:rPr>
          <w:t>Баланс ПООФ ЗФ.xls</w:t>
        </w:r>
      </w:ins>
      <w:ins w:id="267" w:author="Миронов В.Е." w:date="2008-02-13T16:14:00Z">
        <w:r>
          <w:rPr/>
          <w:t xml:space="preserve"> каждый раз при расчете баланса ЗФ</w:t>
        </w:r>
      </w:ins>
      <w:ins w:id="268" w:author="Миронов В.Е." w:date="2008-02-13T16:16:00Z">
        <w:r>
          <w:rPr/>
          <w:t>, достаточно один раз корректно установить связь между этими файлами.</w:t>
        </w:r>
      </w:ins>
    </w:p>
    <w:p>
      <w:pPr>
        <w:pStyle w:val="BodyText"/>
        <w:spacing w:lineRule="auto" w:line="240"/>
        <w:ind w:firstLine="851" w:end="0"/>
        <w:rPr>
          <w:ins w:id="277" w:author="Миронов В.Е." w:date="2008-02-13T16:23:00Z"/>
        </w:rPr>
      </w:pPr>
      <w:ins w:id="270" w:author="Миронов В.Е." w:date="2008-02-13T16:18:00Z">
        <w:r>
          <w:rPr/>
          <w:t xml:space="preserve">Таким образом, необходимую основу программного комплекса составляют два файла: </w:t>
        </w:r>
      </w:ins>
      <w:ins w:id="271" w:author="Миронов В.Е." w:date="2008-02-13T16:20:00Z">
        <w:r>
          <w:rPr>
            <w:b/>
          </w:rPr>
          <w:t xml:space="preserve">Расчет ЗФ.xls </w:t>
        </w:r>
      </w:ins>
      <w:ins w:id="272" w:author="Миронов В.Е." w:date="2008-02-13T16:20:00Z">
        <w:r>
          <w:rPr>
            <w:b w:val="false"/>
          </w:rPr>
          <w:t>и</w:t>
        </w:r>
      </w:ins>
      <w:ins w:id="273" w:author="Миронов В.Е." w:date="2008-02-13T16:20:00Z">
        <w:r>
          <w:rPr>
            <w:b/>
          </w:rPr>
          <w:t xml:space="preserve"> Расчет КГМК.xls</w:t>
        </w:r>
      </w:ins>
      <w:ins w:id="274" w:author="Миронов В.Е." w:date="2008-02-13T16:20:00Z">
        <w:r>
          <w:rPr>
            <w:b w:val="false"/>
          </w:rPr>
          <w:t>.</w:t>
        </w:r>
      </w:ins>
      <w:ins w:id="275" w:author="Миронов В.Е." w:date="2008-02-13T16:20:00Z">
        <w:r>
          <w:rPr/>
          <w:t xml:space="preserve"> Нужно отметить, что деление на два файла произвольно и имеет как свои достоинства</w:t>
        </w:r>
      </w:ins>
      <w:ins w:id="276" w:author="Миронов В.Е." w:date="2008-02-13T16:23:00Z">
        <w:r>
          <w:rPr/>
          <w:t xml:space="preserve">, так и недостатки. </w:t>
        </w:r>
      </w:ins>
    </w:p>
    <w:p>
      <w:pPr>
        <w:pStyle w:val="BodyText"/>
        <w:spacing w:lineRule="auto" w:line="240"/>
        <w:ind w:firstLine="851" w:end="0"/>
        <w:rPr>
          <w:ins w:id="284" w:author="Миронов В.Е." w:date="2008-02-13T16:25:00Z"/>
        </w:rPr>
      </w:pPr>
      <w:ins w:id="278" w:author="Миронов В.Е." w:date="2008-02-13T16:23:00Z">
        <w:r>
          <w:rPr/>
          <w:t xml:space="preserve">Опытная версия программного комплекса не имеет обратной связи по медному </w:t>
        </w:r>
      </w:ins>
      <w:ins w:id="279" w:author="Миронов В.Е." w:date="2008-02-26T11:56:00Z">
        <w:r>
          <w:rPr/>
          <w:t>концентрату ОФ</w:t>
        </w:r>
      </w:ins>
      <w:ins w:id="280" w:author="Миронов В.Е." w:date="2008-02-13T16:23:00Z">
        <w:r>
          <w:rPr/>
          <w:t xml:space="preserve"> К</w:t>
        </w:r>
      </w:ins>
      <w:ins w:id="281" w:author="Миронов В.Е." w:date="2008-02-26T11:56:00Z">
        <w:r>
          <w:rPr/>
          <w:t xml:space="preserve">ольской </w:t>
        </w:r>
      </w:ins>
      <w:ins w:id="282" w:author="Миронов В.Е." w:date="2008-02-13T16:23:00Z">
        <w:r>
          <w:rPr/>
          <w:t>ГМК (показано пунктиром на рис. 1)</w:t>
        </w:r>
      </w:ins>
      <w:ins w:id="283" w:author="Миронов В.Е." w:date="2008-02-13T16:25:00Z">
        <w:r>
          <w:rPr/>
          <w:t>, поэтому пользователь имеет возможность независимо работать с каждым из файлов по отдельности, в зависимости от стоящей перед ним задачи.</w:t>
        </w:r>
      </w:ins>
    </w:p>
    <w:p>
      <w:pPr>
        <w:pStyle w:val="BodyText"/>
        <w:spacing w:lineRule="auto" w:line="240"/>
        <w:ind w:firstLine="851" w:end="0"/>
        <w:rPr>
          <w:ins w:id="292" w:author="Миронов В.Е." w:date="2008-02-13T16:50:00Z"/>
        </w:rPr>
      </w:pPr>
      <w:ins w:id="285" w:author="Миронов В.Е." w:date="2008-02-13T16:27:00Z">
        <w:r>
          <w:rPr/>
          <w:t xml:space="preserve">При наличии обратных связей между файлами (возврат промпродуктов в ЗФ) необходимо открыть оба файла </w:t>
        </w:r>
      </w:ins>
      <w:ins w:id="286" w:author="Миронов В.Е." w:date="2008-02-13T16:29:00Z">
        <w:r>
          <w:rPr/>
          <w:t xml:space="preserve">в одном окне </w:t>
        </w:r>
      </w:ins>
      <w:ins w:id="287" w:author="Миронов В.Е." w:date="2008-02-13T16:29:00Z">
        <w:r>
          <w:rPr>
            <w:lang w:val="en-US"/>
          </w:rPr>
          <w:t>MS</w:t>
        </w:r>
      </w:ins>
      <w:ins w:id="288" w:author="Миронов В.Е." w:date="2008-02-13T16:29:00Z">
        <w:r>
          <w:rPr/>
          <w:t xml:space="preserve"> </w:t>
        </w:r>
      </w:ins>
      <w:ins w:id="289" w:author="Миронов В.Е." w:date="2008-02-13T16:29:00Z">
        <w:r>
          <w:rPr>
            <w:lang w:val="en-US"/>
          </w:rPr>
          <w:t>Excel</w:t>
        </w:r>
      </w:ins>
      <w:ins w:id="290" w:author="Миронов В.Е." w:date="2008-02-13T16:29:00Z">
        <w:r>
          <w:rPr>
            <w:lang w:val="ru-RU"/>
          </w:rPr>
          <w:t xml:space="preserve"> </w:t>
        </w:r>
      </w:ins>
      <w:ins w:id="291" w:author="Миронов В.Е." w:date="2008-02-13T16:29:00Z">
        <w:r>
          <w:rPr/>
          <w:t>и работать одновременно с двумя файлами.</w:t>
        </w:r>
      </w:ins>
    </w:p>
    <w:p>
      <w:pPr>
        <w:pStyle w:val="BodyText"/>
        <w:spacing w:lineRule="auto" w:line="240"/>
        <w:ind w:firstLine="851" w:end="0"/>
        <w:rPr>
          <w:ins w:id="306" w:author="Миронов В.Е." w:date="2008-02-13T16:30:00Z"/>
        </w:rPr>
      </w:pPr>
      <w:ins w:id="293" w:author="Миронов В.Е." w:date="2008-02-13T16:50:00Z">
        <w:r>
          <w:rPr/>
          <w:t xml:space="preserve">При изменении места расположения файлов программного комплекса </w:t>
        </w:r>
      </w:ins>
      <w:ins w:id="294" w:author="Миронов В.Е." w:date="2008-02-13T16:52:00Z">
        <w:r>
          <w:rPr/>
          <w:t xml:space="preserve">на носителе информации относительно друг друга необходимо переустановить внешние связи </w:t>
        </w:r>
      </w:ins>
      <w:ins w:id="295" w:author="Миронов В.Е." w:date="2008-02-13T16:56:00Z">
        <w:r>
          <w:rPr/>
          <w:t xml:space="preserve">(выбрать </w:t>
        </w:r>
      </w:ins>
      <w:ins w:id="296" w:author="Миронов В.Е." w:date="2008-02-13T16:58:00Z">
        <w:r>
          <w:rPr>
            <w:b/>
          </w:rPr>
          <w:t>Изменить связи…</w:t>
        </w:r>
      </w:ins>
      <w:ins w:id="297" w:author="Миронов В.Е." w:date="2008-02-13T16:58:00Z">
        <w:r>
          <w:rPr/>
          <w:t xml:space="preserve"> </w:t>
        </w:r>
      </w:ins>
      <w:ins w:id="298" w:author="Миронов В.Е." w:date="2008-02-13T17:16:00Z">
        <w:r>
          <w:rPr/>
          <w:t xml:space="preserve">в ответ </w:t>
        </w:r>
      </w:ins>
      <w:ins w:id="299" w:author="Миронов В.Е." w:date="2008-02-13T16:58:00Z">
        <w:r>
          <w:rPr/>
          <w:t xml:space="preserve">на запрос системы при открытии файла, или выбрать </w:t>
        </w:r>
      </w:ins>
      <w:ins w:id="300" w:author="Миронов В.Е." w:date="2008-02-13T16:58:00Z">
        <w:r>
          <w:rPr>
            <w:b/>
          </w:rPr>
          <w:t>Продолжить</w:t>
        </w:r>
      </w:ins>
      <w:ins w:id="301" w:author="Миронов В.Е." w:date="2008-02-13T16:58:00Z">
        <w:r>
          <w:rPr/>
          <w:t xml:space="preserve">, а затем </w:t>
        </w:r>
      </w:ins>
      <w:ins w:id="302" w:author="Миронов В.Е." w:date="2008-02-13T16:56:00Z">
        <w:r>
          <w:rPr>
            <w:b/>
          </w:rPr>
          <w:t>Правка→Связи→Изменить…</w:t>
        </w:r>
      </w:ins>
      <w:ins w:id="303" w:author="Миронов В.Е." w:date="2008-02-13T16:56:00Z">
        <w:r>
          <w:rPr/>
          <w:t xml:space="preserve">, </w:t>
        </w:r>
      </w:ins>
      <w:ins w:id="304" w:author="Миронов В.Е." w:date="2008-02-13T17:00:00Z">
        <w:r>
          <w:rPr/>
          <w:t>с любого листа, кроме листа «ВЫБОР»).</w:t>
        </w:r>
      </w:ins>
      <w:ins w:id="305" w:author="Миронов В.Е." w:date="2008-02-13T16:57:00Z">
        <w:r>
          <w:rPr/>
          <w:t xml:space="preserve"> </w:t>
        </w:r>
      </w:ins>
    </w:p>
    <w:p>
      <w:pPr>
        <w:pStyle w:val="BodyText"/>
        <w:spacing w:lineRule="auto" w:line="240"/>
        <w:ind w:firstLine="851" w:end="0"/>
        <w:rPr>
          <w:ins w:id="325" w:author="Миронов В.Е." w:date="2008-02-13T17:02:00Z"/>
        </w:rPr>
      </w:pPr>
      <w:ins w:id="307" w:author="Миронов В.Е." w:date="2008-02-13T16:34:00Z">
        <w:r>
          <w:rPr/>
          <w:t>Для комфортной работы с п</w:t>
        </w:r>
      </w:ins>
      <w:ins w:id="308" w:author="Миронов В.Е." w:date="2008-02-13T16:31:00Z">
        <w:r>
          <w:rPr/>
          <w:t>рограммны</w:t>
        </w:r>
      </w:ins>
      <w:ins w:id="309" w:author="Миронов В.Е." w:date="2008-02-13T16:34:00Z">
        <w:r>
          <w:rPr/>
          <w:t>м</w:t>
        </w:r>
      </w:ins>
      <w:ins w:id="310" w:author="Миронов В.Е." w:date="2008-02-13T16:31:00Z">
        <w:r>
          <w:rPr/>
          <w:t xml:space="preserve"> комплекс</w:t>
        </w:r>
      </w:ins>
      <w:ins w:id="311" w:author="Миронов В.Е." w:date="2008-02-13T16:34:00Z">
        <w:r>
          <w:rPr/>
          <w:t>ом</w:t>
        </w:r>
      </w:ins>
      <w:ins w:id="312" w:author="Миронов В.Е." w:date="2008-02-13T16:31:00Z">
        <w:r>
          <w:rPr/>
          <w:t xml:space="preserve"> </w:t>
        </w:r>
      </w:ins>
      <w:ins w:id="313" w:author="Миронов В.Е." w:date="2008-02-13T16:34:00Z">
        <w:r>
          <w:rPr/>
          <w:t xml:space="preserve">пользователь должен обладать некоторым опытом </w:t>
        </w:r>
      </w:ins>
      <w:ins w:id="314" w:author="Миронов В.Е." w:date="2008-02-13T16:47:00Z">
        <w:r>
          <w:rPr/>
          <w:t>вычислений</w:t>
        </w:r>
      </w:ins>
      <w:ins w:id="315" w:author="Миронов В.Е." w:date="2008-02-13T16:34:00Z">
        <w:r>
          <w:rPr/>
          <w:t xml:space="preserve"> в среде </w:t>
        </w:r>
      </w:ins>
      <w:ins w:id="316" w:author="Миронов В.Е." w:date="2008-02-13T16:34:00Z">
        <w:r>
          <w:rPr>
            <w:lang w:val="en-US"/>
          </w:rPr>
          <w:t>MS</w:t>
        </w:r>
      </w:ins>
      <w:ins w:id="317" w:author="Миронов В.Е." w:date="2008-02-13T16:34:00Z">
        <w:r>
          <w:rPr>
            <w:lang w:val="ru-RU"/>
          </w:rPr>
          <w:t xml:space="preserve"> </w:t>
        </w:r>
      </w:ins>
      <w:ins w:id="318" w:author="Миронов В.Е." w:date="2008-02-13T16:34:00Z">
        <w:r>
          <w:rPr>
            <w:lang w:val="en-US"/>
          </w:rPr>
          <w:t>Excel</w:t>
        </w:r>
      </w:ins>
      <w:ins w:id="319" w:author="Миронов В.Е." w:date="2008-02-13T16:34:00Z">
        <w:r>
          <w:rPr>
            <w:lang w:val="ru-RU"/>
          </w:rPr>
          <w:t xml:space="preserve"> (</w:t>
        </w:r>
      </w:ins>
      <w:ins w:id="320" w:author="Миронов В.Е." w:date="2008-02-13T16:34:00Z">
        <w:r>
          <w:rPr/>
          <w:t xml:space="preserve">никаких специальных знаний не требуется, т.к. продукт не содержит макросов и программных кодов на языке </w:t>
        </w:r>
      </w:ins>
      <w:ins w:id="321" w:author="Миронов В.Е." w:date="2008-02-13T16:36:00Z">
        <w:r>
          <w:rPr>
            <w:lang w:val="en-US"/>
          </w:rPr>
          <w:t>VBA</w:t>
        </w:r>
      </w:ins>
      <w:ins w:id="322" w:author="Миронов В.Е." w:date="2008-02-13T16:36:00Z">
        <w:r>
          <w:rPr>
            <w:lang w:val="ru-RU"/>
          </w:rPr>
          <w:t xml:space="preserve">) </w:t>
        </w:r>
      </w:ins>
      <w:ins w:id="323" w:author="Миронов В.Е." w:date="2008-02-13T16:38:00Z">
        <w:r>
          <w:rPr/>
          <w:t xml:space="preserve">и иметь представление о технологии металлургического производства ОАО </w:t>
        </w:r>
      </w:ins>
      <w:ins w:id="324" w:author="Миронов В.Е." w:date="2008-02-13T16:40:00Z">
        <w:r>
          <w:rPr/>
          <w:t>«ГМК «Норильский никель».</w:t>
        </w:r>
      </w:ins>
    </w:p>
    <w:p>
      <w:pPr>
        <w:pStyle w:val="BodyText"/>
        <w:spacing w:lineRule="auto" w:line="240"/>
        <w:ind w:firstLine="851" w:end="0"/>
        <w:rPr>
          <w:ins w:id="341" w:author="Миронов В.Е." w:date="2008-02-13T16:40:00Z"/>
        </w:rPr>
      </w:pPr>
      <w:ins w:id="326" w:author="Миронов В.Е." w:date="2008-02-13T17:02:00Z">
        <w:r>
          <w:rPr/>
          <w:t>В данной пояснительной записке порядок и особенности выполнения стандартных и</w:t>
        </w:r>
      </w:ins>
      <w:ins w:id="327" w:author="Миронов В.Е." w:date="2008-02-13T17:06:00Z">
        <w:r>
          <w:rPr/>
          <w:t>ли</w:t>
        </w:r>
      </w:ins>
      <w:ins w:id="328" w:author="Миронов В.Е." w:date="2008-02-13T17:02:00Z">
        <w:r>
          <w:rPr/>
          <w:t xml:space="preserve"> специальных операций в среде </w:t>
        </w:r>
      </w:ins>
      <w:ins w:id="329" w:author="Миронов В.Е." w:date="2008-02-13T17:02:00Z">
        <w:r>
          <w:rPr>
            <w:lang w:val="en-US"/>
          </w:rPr>
          <w:t>MS</w:t>
        </w:r>
      </w:ins>
      <w:ins w:id="330" w:author="Миронов В.Е." w:date="2008-02-13T17:02:00Z">
        <w:r>
          <w:rPr>
            <w:lang w:val="ru-RU"/>
          </w:rPr>
          <w:t xml:space="preserve"> </w:t>
        </w:r>
      </w:ins>
      <w:ins w:id="331" w:author="Миронов В.Е." w:date="2008-02-13T17:02:00Z">
        <w:r>
          <w:rPr>
            <w:lang w:val="en-US"/>
          </w:rPr>
          <w:t>Excel</w:t>
        </w:r>
      </w:ins>
      <w:ins w:id="332" w:author="Миронов В.Е." w:date="2008-02-13T17:02:00Z">
        <w:r>
          <w:rPr/>
          <w:t xml:space="preserve"> не рассматриваются.</w:t>
        </w:r>
      </w:ins>
      <w:ins w:id="333" w:author="Миронов В.Е." w:date="2008-02-13T17:06:00Z">
        <w:r>
          <w:rPr/>
          <w:t xml:space="preserve"> Пользователь может получить необходимые сведения по работе с </w:t>
        </w:r>
      </w:ins>
      <w:ins w:id="334" w:author="Миронов В.Е." w:date="2008-02-13T17:06:00Z">
        <w:r>
          <w:rPr>
            <w:lang w:val="en-US"/>
          </w:rPr>
          <w:t>MS</w:t>
        </w:r>
      </w:ins>
      <w:ins w:id="335" w:author="Миронов В.Е." w:date="2008-02-13T17:06:00Z">
        <w:r>
          <w:rPr>
            <w:lang w:val="ru-RU"/>
          </w:rPr>
          <w:t xml:space="preserve"> </w:t>
        </w:r>
      </w:ins>
      <w:ins w:id="336" w:author="Миронов В.Е." w:date="2008-02-13T17:06:00Z">
        <w:r>
          <w:rPr>
            <w:lang w:val="en-US"/>
          </w:rPr>
          <w:t>Excel</w:t>
        </w:r>
      </w:ins>
      <w:ins w:id="337" w:author="Миронов В.Е." w:date="2008-02-13T17:06:00Z">
        <w:r>
          <w:rPr/>
          <w:t xml:space="preserve"> </w:t>
        </w:r>
      </w:ins>
      <w:ins w:id="338" w:author="Миронов В.Е." w:date="2008-02-13T17:17:00Z">
        <w:r>
          <w:rPr/>
          <w:t xml:space="preserve">практически </w:t>
        </w:r>
      </w:ins>
      <w:ins w:id="339" w:author="Миронов В.Е." w:date="2008-02-13T17:10:00Z">
        <w:r>
          <w:rPr/>
          <w:t xml:space="preserve">в любом </w:t>
        </w:r>
      </w:ins>
      <w:ins w:id="340" w:author="Миронов В.Е." w:date="2008-02-13T17:07:00Z">
        <w:r>
          <w:rPr/>
          <w:t>из многочисленных пособий по данной тематике.</w:t>
        </w:r>
      </w:ins>
    </w:p>
    <w:p>
      <w:pPr>
        <w:pStyle w:val="BodyText"/>
        <w:spacing w:lineRule="auto" w:line="240"/>
        <w:ind w:firstLine="851" w:end="0"/>
        <w:rPr>
          <w:ins w:id="355" w:author="Миронов В.Е." w:date="2008-02-13T17:23:00Z"/>
        </w:rPr>
      </w:pPr>
      <w:ins w:id="342" w:author="Миронов В.Е." w:date="2008-02-13T16:48:00Z">
        <w:r>
          <w:rPr/>
          <w:t>Л</w:t>
        </w:r>
      </w:ins>
      <w:ins w:id="343" w:author="Миронов В.Е." w:date="2008-02-13T16:41:00Z">
        <w:r>
          <w:rPr/>
          <w:t xml:space="preserve">юбой квалифицированный пользователь может </w:t>
        </w:r>
      </w:ins>
      <w:ins w:id="344" w:author="Миронов В.Е." w:date="2008-02-13T16:48:00Z">
        <w:r>
          <w:rPr/>
          <w:t>изменять</w:t>
        </w:r>
      </w:ins>
      <w:ins w:id="345" w:author="Миронов В.Е." w:date="2008-02-13T16:41:00Z">
        <w:r>
          <w:rPr/>
          <w:t xml:space="preserve"> </w:t>
        </w:r>
      </w:ins>
      <w:ins w:id="346" w:author="Миронов В.Е." w:date="2008-02-13T16:48:00Z">
        <w:r>
          <w:rPr/>
          <w:t xml:space="preserve">алгоритм </w:t>
        </w:r>
      </w:ins>
      <w:ins w:id="347" w:author="Миронов В.Е." w:date="2008-02-13T16:41:00Z">
        <w:r>
          <w:rPr/>
          <w:t>расчет</w:t>
        </w:r>
      </w:ins>
      <w:ins w:id="348" w:author="Миронов В.Е." w:date="2008-02-13T16:48:00Z">
        <w:r>
          <w:rPr/>
          <w:t>а по своему усмотрению</w:t>
        </w:r>
      </w:ins>
      <w:ins w:id="349" w:author="Миронов В.Е." w:date="2008-02-13T16:41:00Z">
        <w:r>
          <w:rPr/>
          <w:t xml:space="preserve"> </w:t>
        </w:r>
      </w:ins>
      <w:ins w:id="350" w:author="Миронов В.Е." w:date="2008-02-13T16:49:00Z">
        <w:r>
          <w:rPr/>
          <w:t>–</w:t>
        </w:r>
      </w:ins>
      <w:ins w:id="351" w:author="Миронов В.Е." w:date="2008-02-13T16:41:00Z">
        <w:r>
          <w:rPr/>
          <w:t xml:space="preserve"> </w:t>
        </w:r>
      </w:ins>
      <w:ins w:id="352" w:author="Миронов В.Е." w:date="2008-02-13T16:49:00Z">
        <w:r>
          <w:rPr/>
          <w:t>п</w:t>
        </w:r>
      </w:ins>
      <w:ins w:id="353" w:author="Миронов В.Е." w:date="2008-02-13T16:46:00Z">
        <w:r>
          <w:rPr/>
          <w:t>рограммный комплекс открыт для практически любых изменений</w:t>
        </w:r>
      </w:ins>
      <w:ins w:id="354" w:author="Миронов В.Е." w:date="2008-02-13T16:49:00Z">
        <w:r>
          <w:rPr/>
          <w:t>.</w:t>
        </w:r>
      </w:ins>
    </w:p>
    <w:p>
      <w:pPr>
        <w:pStyle w:val="BodyText"/>
        <w:spacing w:lineRule="auto" w:line="240"/>
        <w:ind w:firstLine="851" w:end="0"/>
        <w:rPr>
          <w:ins w:id="370" w:author="Миронов В.Е." w:date="2008-02-13T17:32:00Z"/>
        </w:rPr>
        <w:sectPr>
          <w:headerReference w:type="default" r:id="rId12"/>
          <w:headerReference w:type="first" r:id="rId13"/>
          <w:footerReference w:type="default" r:id="rId14"/>
          <w:footerReference w:type="first" r:id="rId15"/>
          <w:type w:val="nextPage"/>
          <w:pgSz w:w="11906" w:h="16838"/>
          <w:pgMar w:left="1701" w:right="1134" w:gutter="0" w:header="720" w:top="1134" w:footer="720" w:bottom="1134"/>
          <w:pgNumType w:fmt="decimal"/>
          <w:formProt w:val="false"/>
          <w:titlePg/>
          <w:textDirection w:val="lrTb"/>
          <w:docGrid w:type="default" w:linePitch="360" w:charSpace="0"/>
        </w:sectPr>
      </w:pPr>
      <w:ins w:id="356" w:author="Миронов В.Е." w:date="2008-02-13T17:23:00Z">
        <w:r>
          <w:rPr/>
          <w:t xml:space="preserve">На рис. 2 в качестве </w:t>
        </w:r>
      </w:ins>
      <w:ins w:id="357" w:author="Миронов В.Е." w:date="2008-02-14T17:07:00Z">
        <w:r>
          <w:rPr/>
          <w:t>иллюстрации</w:t>
        </w:r>
      </w:ins>
      <w:ins w:id="358" w:author="Миронов В.Е." w:date="2008-02-13T17:23:00Z">
        <w:r>
          <w:rPr/>
          <w:t xml:space="preserve"> приведена </w:t>
        </w:r>
      </w:ins>
      <w:ins w:id="359" w:author="Миронов В.Е." w:date="2008-02-13T17:27:00Z">
        <w:r>
          <w:rPr/>
          <w:t xml:space="preserve">расчетная </w:t>
        </w:r>
      </w:ins>
      <w:ins w:id="360" w:author="Миронов В.Е." w:date="2008-02-14T17:07:00Z">
        <w:r>
          <w:rPr/>
          <w:t xml:space="preserve">технологическая </w:t>
        </w:r>
      </w:ins>
      <w:ins w:id="361" w:author="Миронов В.Е." w:date="2008-02-13T17:25:00Z">
        <w:r>
          <w:rPr/>
          <w:t xml:space="preserve">схема обогатительно-металлургического </w:t>
        </w:r>
      </w:ins>
      <w:ins w:id="362" w:author="Миронов В.Е." w:date="2008-02-13T17:28:00Z">
        <w:r>
          <w:rPr/>
          <w:t>передела</w:t>
        </w:r>
      </w:ins>
      <w:ins w:id="363" w:author="Миронов В.Е." w:date="2008-02-13T17:25:00Z">
        <w:r>
          <w:rPr/>
          <w:t xml:space="preserve"> ЗФ ОАО «ГМК «Норильский никель» </w:t>
        </w:r>
      </w:ins>
      <w:ins w:id="364" w:author="Миронов В.Е." w:date="2008-02-13T17:28:00Z">
        <w:r>
          <w:rPr/>
          <w:t>из состава программного комплекса</w:t>
        </w:r>
      </w:ins>
      <w:ins w:id="365" w:author="Миронов В.Е." w:date="2008-02-13T17:30:00Z">
        <w:r>
          <w:rPr/>
          <w:t xml:space="preserve">, на рис. 3 – укрупненная схема перспективной конфигурации объектов металлургического производства ОАО «ГМК «Норильский никель» </w:t>
        </w:r>
      </w:ins>
      <w:ins w:id="366" w:author="Миронов В.Е." w:date="2008-02-14T17:09:00Z">
        <w:r>
          <w:rPr/>
          <w:t>(</w:t>
        </w:r>
      </w:ins>
      <w:ins w:id="367" w:author="Миронов В.Е." w:date="2008-02-13T17:32:00Z">
        <w:r>
          <w:rPr/>
          <w:t>с учетом интеграции заводов в Финляндии</w:t>
        </w:r>
      </w:ins>
      <w:ins w:id="368" w:author="Миронов В.Е." w:date="2008-02-14T17:09:00Z">
        <w:r>
          <w:rPr/>
          <w:t>) и связей между ними (также из состава программного комплекса)</w:t>
        </w:r>
      </w:ins>
      <w:ins w:id="369" w:author="Миронов В.Е." w:date="2008-02-13T17:32:00Z">
        <w:r>
          <w:rPr/>
          <w:t>.</w:t>
        </w:r>
      </w:ins>
    </w:p>
    <w:p>
      <w:pPr>
        <w:pStyle w:val="BodyText"/>
        <w:ind w:end="0"/>
        <w:jc w:val="center"/>
        <w:rPr>
          <w:ins w:id="379" w:author="Миронов В.Е." w:date="2008-02-14T17:30:00Z"/>
          <w:b/>
        </w:rPr>
      </w:pPr>
      <w:ins w:id="371" w:author="Миронов В.Е." w:date="2008-02-14T17:18:00Z">
        <w:r>
          <w:drawing>
            <wp:anchor distT="0" distB="0" distL="114935" distR="114935" simplePos="0" relativeHeight="12" behindDoc="0" locked="0" layoutInCell="0" allowOverlap="1">
              <wp:simplePos x="0" y="0"/>
              <wp:positionH relativeFrom="column">
                <wp:posOffset>-20955</wp:posOffset>
              </wp:positionH>
              <wp:positionV relativeFrom="paragraph">
                <wp:posOffset>-353695</wp:posOffset>
              </wp:positionV>
              <wp:extent cx="7560310" cy="4916805"/>
              <wp:effectExtent l="0" t="0" r="0" b="0"/>
              <wp:wrapTopAndBottom/>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16"/>
                      <a:srcRect l="-4" t="-6" r="-4" b="-6"/>
                      <a:stretch>
                        <a:fillRect/>
                      </a:stretch>
                    </pic:blipFill>
                    <pic:spPr bwMode="auto">
                      <a:xfrm>
                        <a:off x="0" y="0"/>
                        <a:ext cx="7560310" cy="4916805"/>
                      </a:xfrm>
                      <a:prstGeom prst="rect">
                        <a:avLst/>
                      </a:prstGeom>
                      <a:noFill/>
                    </pic:spPr>
                  </pic:pic>
                </a:graphicData>
              </a:graphic>
            </wp:anchor>
          </w:drawing>
        </w:r>
      </w:ins>
      <w:ins w:id="372" w:author="Миронов В.Е." w:date="2008-02-14T17:18:00Z">
        <w:r>
          <w:rPr>
            <w:b/>
          </w:rPr>
          <w:t xml:space="preserve">Рис. </w:t>
        </w:r>
      </w:ins>
      <w:ins w:id="373" w:author="Миронов В.Е." w:date="2008-02-14T17:18:00Z">
        <w:r>
          <w:rPr>
            <w:b/>
          </w:rPr>
          <w:fldChar w:fldCharType="begin"/>
        </w:r>
        <w:r>
          <w:rPr>
            <w:b/>
          </w:rPr>
          <w:instrText xml:space="preserve"> SEQ Рисунок \* ARABIC </w:instrText>
        </w:r>
        <w:r>
          <w:rPr>
            <w:b/>
          </w:rPr>
          <w:fldChar w:fldCharType="separate"/>
        </w:r>
        <w:r>
          <w:rPr>
            <w:b/>
          </w:rPr>
          <w:t>2</w:t>
        </w:r>
        <w:r>
          <w:rPr>
            <w:b/>
          </w:rPr>
          <w:fldChar w:fldCharType="end"/>
        </w:r>
      </w:ins>
      <w:ins w:id="374" w:author="Миронов В.Е." w:date="2008-02-14T17:18:00Z">
        <w:r>
          <w:rPr>
            <w:b/>
          </w:rPr>
          <w:t xml:space="preserve"> </w:t>
        </w:r>
      </w:ins>
      <w:ins w:id="375" w:author="Миронов В.Е." w:date="2008-02-14T17:21:00Z">
        <w:r>
          <w:rPr>
            <w:b/>
          </w:rPr>
          <w:t>Расчетная с</w:t>
        </w:r>
      </w:ins>
      <w:ins w:id="376" w:author="Миронов В.Е." w:date="2008-02-14T17:19:00Z">
        <w:r>
          <w:rPr>
            <w:b/>
          </w:rPr>
          <w:t xml:space="preserve">хема обогатительно-металлургического </w:t>
        </w:r>
      </w:ins>
      <w:ins w:id="377" w:author="Миронов В.Е." w:date="2008-02-14T17:22:00Z">
        <w:r>
          <w:rPr>
            <w:b/>
          </w:rPr>
          <w:t>передела</w:t>
        </w:r>
      </w:ins>
      <w:ins w:id="378" w:author="Миронов В.Е." w:date="2008-02-14T17:20:00Z">
        <w:r>
          <w:rPr>
            <w:b/>
          </w:rPr>
          <w:t xml:space="preserve"> ЗФ ГМК «НН» из программного комплекса</w:t>
        </w:r>
      </w:ins>
    </w:p>
    <w:p>
      <w:pPr>
        <w:pStyle w:val="BodyText"/>
        <w:ind w:hanging="0" w:end="0"/>
        <w:jc w:val="start"/>
        <w:rPr>
          <w:ins w:id="381" w:author="Миронов В.Е." w:date="2008-02-14T17:30:00Z"/>
          <w:b/>
        </w:rPr>
        <w:sectPr>
          <w:headerReference w:type="default" r:id="rId17"/>
          <w:headerReference w:type="first" r:id="rId18"/>
          <w:footerReference w:type="default" r:id="rId19"/>
          <w:footerReference w:type="first" r:id="rId20"/>
          <w:type w:val="nextPage"/>
          <w:pgSz w:orient="landscape" w:w="11906" w:h="16838"/>
          <w:pgMar w:left="1701" w:right="1134" w:gutter="0" w:header="720" w:top="1134" w:footer="720" w:bottom="1134"/>
          <w:pgNumType w:fmt="decimal"/>
          <w:formProt w:val="false"/>
          <w:titlePg/>
          <w:textDirection w:val="lrTb"/>
          <w:docGrid w:type="default" w:linePitch="360" w:charSpace="0"/>
        </w:sectPr>
      </w:pPr>
      <w:ins w:id="380" w:author="Миронов В.Е." w:date="2008-02-14T17:30:00Z">
        <w:r>
          <w:rPr>
            <w:b/>
          </w:rPr>
        </w:r>
      </w:ins>
      <w:r>
        <w:br w:type="page"/>
      </w:r>
    </w:p>
    <w:p>
      <w:pPr>
        <w:pStyle w:val="Heading1"/>
        <w:numPr>
          <w:ilvl w:val="0"/>
          <w:numId w:val="2"/>
        </w:numPr>
        <w:spacing w:lineRule="auto" w:line="233"/>
        <w:ind w:hanging="0" w:start="0"/>
        <w:rPr>
          <w:ins w:id="386" w:author="Миронов В.Е." w:date="2008-02-13T10:07:00Z"/>
        </w:rPr>
      </w:pPr>
      <w:bookmarkStart w:id="2" w:name="__RefHeading___Toc191201049"/>
      <w:bookmarkEnd w:id="2"/>
      <w:ins w:id="382" w:author="Миронов В.Е." w:date="2008-02-13T10:07:00Z">
        <w:r>
          <mc:AlternateContent>
            <mc:Choice Requires="wps">
              <w:drawing>
                <wp:anchor distT="0" distB="0" distL="114935" distR="114935" simplePos="0" relativeHeight="10" behindDoc="0" locked="0" layoutInCell="1" allowOverlap="1">
                  <wp:simplePos x="0" y="0"/>
                  <wp:positionH relativeFrom="column">
                    <wp:posOffset>-152400</wp:posOffset>
                  </wp:positionH>
                  <wp:positionV relativeFrom="paragraph">
                    <wp:posOffset>985520</wp:posOffset>
                  </wp:positionV>
                  <wp:extent cx="5831840" cy="0"/>
                  <wp:effectExtent l="0" t="5080" r="0" b="5080"/>
                  <wp:wrapNone/>
                  <wp:docPr id="17" name=""/>
                  <a:graphic xmlns:a="http://schemas.openxmlformats.org/drawingml/2006/main">
                    <a:graphicData uri="http://schemas.microsoft.com/office/word/2010/wordprocessingShape">
                      <wps:wsp>
                        <wps:cNvSpPr/>
                        <wps:spPr>
                          <a:xfrm>
                            <a:off x="0" y="0"/>
                            <a:ext cx="5832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77.6pt" to="447.15pt,77.6pt" stroked="t" o:allowincell="f" style="position:absolute">
                  <v:stroke color="black" weight="9360" joinstyle="miter" endcap="flat"/>
                  <v:fill o:detectmouseclick="t" on="false"/>
                  <w10:wrap type="none"/>
                </v:line>
              </w:pict>
            </mc:Fallback>
          </mc:AlternateContent>
        </w:r>
      </w:ins>
      <w:ins w:id="383" w:author="Миронов В.Е." w:date="2008-02-13T10:07:00Z">
        <w:r>
          <w:rPr/>
          <w:t xml:space="preserve">Основные </w:t>
        </w:r>
      </w:ins>
      <w:ins w:id="384" w:author="Миронов В.Е." w:date="2008-02-13T10:09:00Z">
        <w:r>
          <w:rPr/>
          <w:t xml:space="preserve">расчетные </w:t>
        </w:r>
      </w:ins>
      <w:ins w:id="385" w:author="Миронов В.Е." w:date="2008-02-13T10:07:00Z">
        <w:r>
          <w:rPr/>
          <w:t>возможности</w:t>
        </w:r>
      </w:ins>
    </w:p>
    <w:p>
      <w:pPr>
        <w:pStyle w:val="Heading2"/>
        <w:numPr>
          <w:ilvl w:val="1"/>
          <w:numId w:val="2"/>
        </w:numPr>
        <w:spacing w:lineRule="auto" w:line="233"/>
        <w:rPr>
          <w:ins w:id="388" w:author="Миронов В.Е." w:date="2008-02-18T15:09:00Z"/>
          <w:lang w:val="en-US"/>
        </w:rPr>
      </w:pPr>
      <w:bookmarkStart w:id="3" w:name="__RefHeading___Toc191201050"/>
      <w:bookmarkEnd w:id="3"/>
      <w:ins w:id="387" w:author="Миронов В.Е." w:date="2008-02-13T10:07:00Z">
        <w:r>
          <w:rPr/>
          <w:t>Заполярный филиал</w:t>
        </w:r>
      </w:ins>
    </w:p>
    <w:p>
      <w:pPr>
        <w:pStyle w:val="BodyText"/>
        <w:spacing w:lineRule="auto" w:line="240"/>
        <w:ind w:firstLine="851" w:end="0"/>
        <w:rPr>
          <w:ins w:id="396" w:author="Миронов В.Е." w:date="2008-02-18T15:12:00Z"/>
        </w:rPr>
      </w:pPr>
      <w:ins w:id="389" w:author="Миронов В.Е." w:date="2008-02-18T15:09:00Z">
        <w:r>
          <w:rPr/>
          <w:t xml:space="preserve">Для </w:t>
        </w:r>
      </w:ins>
      <w:ins w:id="390" w:author="Миронов В.Е." w:date="2008-02-18T16:33:00Z">
        <w:r>
          <w:rPr/>
          <w:t>выбора значений параметров</w:t>
        </w:r>
      </w:ins>
      <w:ins w:id="391" w:author="Миронов В.Е." w:date="2008-02-18T15:11:00Z">
        <w:r>
          <w:rPr/>
          <w:t xml:space="preserve"> расчета</w:t>
        </w:r>
      </w:ins>
      <w:ins w:id="392" w:author="Миронов В.Е." w:date="2008-02-18T16:34:00Z">
        <w:r>
          <w:rPr/>
          <w:t xml:space="preserve"> и </w:t>
        </w:r>
      </w:ins>
      <w:ins w:id="393" w:author="Миронов В.Е." w:date="2008-02-18T15:10:00Z">
        <w:r>
          <w:rPr/>
          <w:t xml:space="preserve">контроля </w:t>
        </w:r>
      </w:ins>
      <w:ins w:id="394" w:author="Миронов В.Е." w:date="2008-02-18T16:33:00Z">
        <w:r>
          <w:rPr/>
          <w:t xml:space="preserve">результатов </w:t>
        </w:r>
      </w:ins>
      <w:ins w:id="395" w:author="Миронов В.Е." w:date="2008-02-18T15:12:00Z">
        <w:r>
          <w:rPr/>
          <w:t>предусматривается использование рабочего листа «ВЫБОР». Здесь в 3-х основных блоках сосредоточены функции:</w:t>
        </w:r>
      </w:ins>
    </w:p>
    <w:p>
      <w:pPr>
        <w:pStyle w:val="BodyText"/>
        <w:numPr>
          <w:ilvl w:val="0"/>
          <w:numId w:val="3"/>
        </w:numPr>
        <w:spacing w:lineRule="auto" w:line="240"/>
        <w:rPr>
          <w:ins w:id="401" w:author="Миронов В.Е." w:date="2008-02-18T15:16:00Z"/>
        </w:rPr>
      </w:pPr>
      <w:ins w:id="397" w:author="Миронов В.Е." w:date="2008-02-18T15:12:00Z">
        <w:r>
          <w:rPr>
            <w:b/>
          </w:rPr>
          <w:t xml:space="preserve">выбора </w:t>
        </w:r>
      </w:ins>
      <w:ins w:id="398" w:author="Миронов В.Е." w:date="2008-02-18T15:14:00Z">
        <w:r>
          <w:rPr>
            <w:b/>
          </w:rPr>
          <w:t>значений параметров расчета</w:t>
        </w:r>
      </w:ins>
      <w:ins w:id="399" w:author="Миронов В.Е." w:date="2008-02-18T15:14:00Z">
        <w:r>
          <w:rPr/>
          <w:t xml:space="preserve"> (3 таблицы в левой части рабочей области листа «ВЫБОР»)</w:t>
        </w:r>
      </w:ins>
      <w:ins w:id="400" w:author="Миронов В.Е." w:date="2008-02-18T15:20:00Z">
        <w:r>
          <w:rPr/>
          <w:t>;</w:t>
        </w:r>
      </w:ins>
    </w:p>
    <w:p>
      <w:pPr>
        <w:pStyle w:val="BodyText"/>
        <w:numPr>
          <w:ilvl w:val="0"/>
          <w:numId w:val="3"/>
        </w:numPr>
        <w:spacing w:lineRule="auto" w:line="240"/>
        <w:rPr>
          <w:ins w:id="406" w:author="Миронов В.Е." w:date="2008-02-18T15:18:00Z"/>
          <w:b/>
        </w:rPr>
      </w:pPr>
      <w:ins w:id="402" w:author="Миронов В.Е." w:date="2008-02-18T15:16:00Z">
        <w:r>
          <w:rPr>
            <w:b/>
          </w:rPr>
          <w:t xml:space="preserve">проверки корректности значений результатов расчета </w:t>
        </w:r>
      </w:ins>
      <w:ins w:id="403" w:author="Миронов В.Е." w:date="2008-02-18T15:16:00Z">
        <w:r>
          <w:rPr>
            <w:b w:val="false"/>
          </w:rPr>
          <w:t>(</w:t>
        </w:r>
      </w:ins>
      <w:ins w:id="404" w:author="Миронов В.Е." w:date="2008-02-18T15:18:00Z">
        <w:r>
          <w:rPr>
            <w:b w:val="false"/>
          </w:rPr>
          <w:t>таблица сигналов в правом верхнем углу)</w:t>
        </w:r>
      </w:ins>
      <w:ins w:id="405" w:author="Миронов В.Е." w:date="2008-02-18T15:20:00Z">
        <w:r>
          <w:rPr/>
          <w:t>;</w:t>
        </w:r>
      </w:ins>
    </w:p>
    <w:p>
      <w:pPr>
        <w:pStyle w:val="BodyText"/>
        <w:numPr>
          <w:ilvl w:val="0"/>
          <w:numId w:val="3"/>
        </w:numPr>
        <w:spacing w:lineRule="auto" w:line="240"/>
        <w:rPr>
          <w:ins w:id="410" w:author="Миронов В.Е." w:date="2008-02-18T15:20:00Z"/>
        </w:rPr>
      </w:pPr>
      <w:ins w:id="407" w:author="Миронов В.Е." w:date="2008-02-18T15:18:00Z">
        <w:r>
          <w:rPr>
            <w:b/>
          </w:rPr>
          <w:t xml:space="preserve">первичного анализа результатов расчета </w:t>
        </w:r>
      </w:ins>
      <w:ins w:id="408" w:author="Миронов В.Е." w:date="2008-02-18T15:18:00Z">
        <w:r>
          <w:rPr>
            <w:b w:val="false"/>
          </w:rPr>
          <w:t xml:space="preserve">(таблица справа, более детальный анализ возможен на листе </w:t>
        </w:r>
      </w:ins>
      <w:ins w:id="409" w:author="Миронов В.Е." w:date="2008-02-18T15:20:00Z">
        <w:r>
          <w:rPr>
            <w:b w:val="false"/>
          </w:rPr>
          <w:t>«Итоги»).</w:t>
        </w:r>
      </w:ins>
    </w:p>
    <w:p>
      <w:pPr>
        <w:pStyle w:val="BodyText"/>
        <w:spacing w:lineRule="auto" w:line="240"/>
        <w:ind w:firstLine="851" w:end="0"/>
        <w:rPr>
          <w:ins w:id="418" w:author="Миронов В.Е." w:date="2008-02-18T15:31:00Z"/>
        </w:rPr>
      </w:pPr>
      <w:ins w:id="411" w:author="Миронов В.Е." w:date="2008-02-18T15:22:00Z">
        <w:r>
          <w:rPr>
            <w:b w:val="false"/>
          </w:rPr>
          <w:t xml:space="preserve">Для </w:t>
        </w:r>
      </w:ins>
      <w:ins w:id="412" w:author="Миронов В.Е." w:date="2008-02-18T15:22:00Z">
        <w:r>
          <w:rPr/>
          <w:t xml:space="preserve">выбора значений </w:t>
        </w:r>
      </w:ins>
      <w:ins w:id="413" w:author="Миронов В.Е." w:date="2008-02-18T15:30:00Z">
        <w:r>
          <w:rPr/>
          <w:t>задаваемых на листе «ВЫБОР»</w:t>
        </w:r>
      </w:ins>
      <w:ins w:id="414" w:author="Миронов В.Е." w:date="2008-02-18T15:22:00Z">
        <w:r>
          <w:rPr/>
          <w:t xml:space="preserve"> параметров расчета предусмотрено использование ячеек из таблиц, расположенных под соответствующим заголовком (см. рис. 3). </w:t>
        </w:r>
      </w:ins>
      <w:ins w:id="415" w:author="Миронов В.Е." w:date="2008-02-18T15:24:00Z">
        <w:r>
          <w:rPr/>
          <w:t xml:space="preserve">Таблицы разделены по вертикали на две части: слева приведено наименование параметра, справа (в </w:t>
        </w:r>
      </w:ins>
      <w:ins w:id="416" w:author="Миронов В.Е." w:date="2008-02-18T15:26:00Z">
        <w:r>
          <w:rPr/>
          <w:t>ячейках, выделенных заливкой светло-желтого цвета)</w:t>
        </w:r>
      </w:ins>
      <w:ins w:id="417" w:author="Миронов В.Е." w:date="2008-02-18T15:31:00Z">
        <w:r>
          <w:rPr/>
          <w:t xml:space="preserve"> – текущее значение.</w:t>
        </w:r>
      </w:ins>
    </w:p>
    <w:p>
      <w:pPr>
        <w:pStyle w:val="BodyText"/>
        <w:spacing w:lineRule="auto" w:line="240"/>
        <w:ind w:firstLine="851" w:end="0"/>
        <w:rPr>
          <w:ins w:id="422" w:author="Миронов В.Е." w:date="2008-02-18T15:34:00Z"/>
        </w:rPr>
      </w:pPr>
      <w:ins w:id="419" w:author="Миронов В.Е." w:date="2008-02-18T15:31:00Z">
        <w:r>
          <w:rPr/>
          <w:t>На листе «ВЫБОР» доступны для изменения</w:t>
        </w:r>
      </w:ins>
      <w:ins w:id="420" w:author="Миронов В.Е." w:date="2008-02-22T12:28:00Z">
        <w:r>
          <w:rPr/>
          <w:t xml:space="preserve"> </w:t>
        </w:r>
      </w:ins>
      <w:ins w:id="421" w:author="Миронов В.Е." w:date="2008-02-18T15:32:00Z">
        <w:r>
          <w:rPr/>
          <w:t>ячейки с заливкой светло-желтого цвета (все ячейки справа из таблиц выбора параметров расчета и одна ячейка из сопоставительной таблицы для первичного анализа).</w:t>
        </w:r>
      </w:ins>
    </w:p>
    <w:p>
      <w:pPr>
        <w:pStyle w:val="BodyText"/>
        <w:spacing w:lineRule="auto" w:line="240"/>
        <w:ind w:firstLine="851" w:end="0"/>
        <w:rPr>
          <w:ins w:id="436" w:author="Миронов В.Е." w:date="2008-02-18T15:41:00Z"/>
        </w:rPr>
      </w:pPr>
      <w:ins w:id="423" w:author="Миронов В.Е." w:date="2008-02-18T15:34:00Z">
        <w:r>
          <w:rPr/>
          <w:t>Доступные ячейки (с заливкой светло-желтого цвета) име</w:t>
        </w:r>
      </w:ins>
      <w:ins w:id="424" w:author="Миронов В.Е." w:date="2008-02-18T16:48:00Z">
        <w:r>
          <w:rPr/>
          <w:t>ю</w:t>
        </w:r>
      </w:ins>
      <w:ins w:id="425" w:author="Миронов В.Е." w:date="2008-02-18T15:35:00Z">
        <w:r>
          <w:rPr/>
          <w:t>т раскрывающиеся списки с перечнем доступных значений. Чтобы раскрыть список, необходимо выбрать ячейку (</w:t>
        </w:r>
      </w:ins>
      <w:ins w:id="426" w:author="Миронов В.Е." w:date="2008-02-18T15:37:00Z">
        <w:r>
          <w:rPr/>
          <w:t>щелкнув по ней</w:t>
        </w:r>
      </w:ins>
      <w:ins w:id="427" w:author="Миронов В.Е." w:date="2008-02-18T15:35:00Z">
        <w:r>
          <w:rPr/>
          <w:t xml:space="preserve"> указателем мыши</w:t>
        </w:r>
      </w:ins>
      <w:ins w:id="428" w:author="Миронов В.Е." w:date="2008-02-18T15:37:00Z">
        <w:r>
          <w:rPr/>
          <w:t>)</w:t>
        </w:r>
      </w:ins>
      <w:ins w:id="429" w:author="Миронов В.Е." w:date="2008-02-18T15:35:00Z">
        <w:r>
          <w:rPr/>
          <w:t>,</w:t>
        </w:r>
      </w:ins>
      <w:ins w:id="430" w:author="Миронов В.Е." w:date="2008-02-18T15:38:00Z">
        <w:r>
          <w:rPr/>
          <w:t xml:space="preserve"> и еще раз щелкнуть по самой ячейке или кнопке со стрелкой, появляющейся справа от ячейки при ее выборе. </w:t>
        </w:r>
      </w:ins>
      <w:ins w:id="431" w:author="Миронов В.Е." w:date="2008-02-18T15:40:00Z">
        <w:r>
          <w:rPr/>
          <w:t xml:space="preserve">При выборе некоторых доступных ячеек на экране появляется </w:t>
        </w:r>
      </w:ins>
      <w:ins w:id="432" w:author="Миронов В.Е." w:date="2008-02-18T15:40:00Z">
        <w:r>
          <w:rPr>
            <w:b w:val="false"/>
          </w:rPr>
          <w:t>п</w:t>
        </w:r>
      </w:ins>
      <w:ins w:id="433" w:author="Миронов В.Е." w:date="2008-02-18T15:40:00Z">
        <w:r>
          <w:rPr/>
          <w:t>одсказка с поясняющим текстом, рекомендуется с н</w:t>
        </w:r>
      </w:ins>
      <w:ins w:id="434" w:author="Миронов В.Е." w:date="2008-02-18T16:49:00Z">
        <w:r>
          <w:rPr/>
          <w:t>ей</w:t>
        </w:r>
      </w:ins>
      <w:ins w:id="435" w:author="Миронов В.Е." w:date="2008-02-18T15:41:00Z">
        <w:r>
          <w:rPr/>
          <w:t xml:space="preserve"> ознакомиться.</w:t>
        </w:r>
      </w:ins>
    </w:p>
    <w:p>
      <w:pPr>
        <w:pStyle w:val="BodyText"/>
        <w:spacing w:lineRule="auto" w:line="240"/>
        <w:ind w:firstLine="851" w:end="0"/>
        <w:rPr>
          <w:ins w:id="446" w:author="Миронов В.Е." w:date="2008-02-18T15:47:00Z"/>
        </w:rPr>
      </w:pPr>
      <w:ins w:id="437" w:author="Миронов В.Е." w:date="2008-02-18T15:41:00Z">
        <w:r>
          <w:rPr/>
          <w:t xml:space="preserve">Для некоторых ячеек возможен непосредственный ввод в них произвольных </w:t>
        </w:r>
      </w:ins>
      <w:ins w:id="438" w:author="Миронов В.Е." w:date="2008-02-18T15:44:00Z">
        <w:r>
          <w:rPr/>
          <w:t xml:space="preserve">числовых </w:t>
        </w:r>
      </w:ins>
      <w:ins w:id="439" w:author="Миронов В.Е." w:date="2008-02-18T15:41:00Z">
        <w:r>
          <w:rPr/>
          <w:t>значени</w:t>
        </w:r>
      </w:ins>
      <w:ins w:id="440" w:author="Миронов В.Е." w:date="2008-02-18T15:43:00Z">
        <w:r>
          <w:rPr/>
          <w:t xml:space="preserve">й, а не только значений из раскрывающегося списка (например, </w:t>
        </w:r>
      </w:ins>
      <w:ins w:id="441" w:author="Миронов В.Е." w:date="2008-02-18T15:45:00Z">
        <w:r>
          <w:rPr/>
          <w:t xml:space="preserve">производство </w:t>
        </w:r>
      </w:ins>
      <w:ins w:id="442" w:author="Миронов В.Е." w:date="2008-02-18T15:45:00Z">
        <w:r>
          <w:rPr>
            <w:lang w:val="en-US"/>
          </w:rPr>
          <w:t>Ni</w:t>
        </w:r>
      </w:ins>
      <w:ins w:id="443" w:author="Миронов В.Е." w:date="2008-02-18T15:45:00Z">
        <w:r>
          <w:rPr>
            <w:lang w:val="ru-RU"/>
          </w:rPr>
          <w:t xml:space="preserve"> </w:t>
        </w:r>
      </w:ins>
      <w:ins w:id="444" w:author="Миронов В.Е." w:date="2008-02-18T15:45:00Z">
        <w:r>
          <w:rPr/>
          <w:t>в ЦЭН НЗ ЗФ в т/год, мощность ГМП НМЗ в тыс. т/год и др.). Для ячеек-переключателей (да/нет, новая технология/существующая, ввод расчетного года из заданного диапазона и т.</w:t>
        </w:r>
      </w:ins>
      <w:ins w:id="445" w:author="Миронов В.Е." w:date="2008-02-18T15:47:00Z">
        <w:r>
          <w:rPr/>
          <w:t>д.) выбор значения возможен только из заданного набора значений раскрывающегося списка.</w:t>
        </w:r>
      </w:ins>
    </w:p>
    <w:p>
      <w:pPr>
        <w:pStyle w:val="BodyText"/>
        <w:spacing w:lineRule="auto" w:line="240"/>
        <w:ind w:firstLine="851" w:end="0"/>
        <w:rPr>
          <w:ins w:id="465" w:author="Миронов В.Е." w:date="2008-02-18T15:53:00Z"/>
        </w:rPr>
      </w:pPr>
      <w:ins w:id="447" w:author="Миронов В.Е." w:date="2008-02-18T15:47:00Z">
        <w:r>
          <w:rPr/>
          <w:t>Каждый набор значений</w:t>
        </w:r>
      </w:ins>
      <w:ins w:id="448" w:author="Миронов В.Е." w:date="2008-02-18T16:50:00Z">
        <w:r>
          <w:rPr/>
          <w:t xml:space="preserve"> параметров расчета</w:t>
        </w:r>
      </w:ins>
      <w:ins w:id="449" w:author="Миронов В.Е." w:date="2008-02-18T15:48:00Z">
        <w:r>
          <w:rPr/>
          <w:t>, произвольно устанавливаемый пользователем, формирует</w:t>
        </w:r>
      </w:ins>
      <w:ins w:id="450" w:author="Миронов В.Е." w:date="2008-02-18T16:51:00Z">
        <w:r>
          <w:rPr/>
          <w:t xml:space="preserve"> </w:t>
        </w:r>
      </w:ins>
      <w:ins w:id="451" w:author="Миронов В.Е." w:date="2008-02-18T15:49:00Z">
        <w:r>
          <w:rPr/>
          <w:t>новый</w:t>
        </w:r>
      </w:ins>
      <w:ins w:id="452" w:author="Миронов В.Е." w:date="2008-02-18T16:51:00Z">
        <w:r>
          <w:rPr/>
          <w:t xml:space="preserve"> </w:t>
        </w:r>
      </w:ins>
      <w:ins w:id="453" w:author="Миронов В.Е." w:date="2008-02-18T15:48:00Z">
        <w:r>
          <w:rPr/>
          <w:t>вариант</w:t>
        </w:r>
      </w:ins>
      <w:ins w:id="454" w:author="Миронов В.Е." w:date="2008-02-18T16:51:00Z">
        <w:r>
          <w:rPr/>
          <w:t xml:space="preserve"> </w:t>
        </w:r>
      </w:ins>
      <w:ins w:id="455" w:author="Миронов В.Е." w:date="2008-02-18T15:48:00Z">
        <w:r>
          <w:rPr/>
          <w:t>расчета.</w:t>
        </w:r>
      </w:ins>
      <w:ins w:id="456" w:author="Миронов В.Е." w:date="2008-02-18T15:43:00Z">
        <w:r>
          <w:rPr/>
          <w:t xml:space="preserve"> </w:t>
        </w:r>
      </w:ins>
      <w:ins w:id="457" w:author="Миронов В.Е." w:date="2008-02-18T15:49:00Z">
        <w:r>
          <w:rPr/>
          <w:t xml:space="preserve">Расчет в опытной версии производится автоматически, сразу </w:t>
        </w:r>
      </w:ins>
      <w:ins w:id="458" w:author="Миронов В.Е." w:date="2008-02-18T16:52:00Z">
        <w:r>
          <w:rPr/>
          <w:t xml:space="preserve">же </w:t>
        </w:r>
      </w:ins>
      <w:ins w:id="459" w:author="Миронов В.Е." w:date="2008-02-18T15:50:00Z">
        <w:r>
          <w:rPr/>
          <w:t>после выбора нового значения параметра. Рекомендуется дать системе завершить расчет (надпись «Готово» в левом нижнем углу</w:t>
        </w:r>
      </w:ins>
      <w:ins w:id="460" w:author="Миронов В.Е." w:date="2008-02-22T13:48:00Z">
        <w:r>
          <w:rPr/>
          <w:t>, в</w:t>
        </w:r>
      </w:ins>
      <w:ins w:id="461" w:author="Миронов В.Е." w:date="2008-02-18T15:51:00Z">
        <w:r>
          <w:rPr/>
          <w:t xml:space="preserve"> строк</w:t>
        </w:r>
      </w:ins>
      <w:ins w:id="462" w:author="Миронов В.Е." w:date="2008-02-22T13:48:00Z">
        <w:r>
          <w:rPr/>
          <w:t>е</w:t>
        </w:r>
      </w:ins>
      <w:ins w:id="463" w:author="Миронов В.Е." w:date="2008-02-18T15:51:00Z">
        <w:r>
          <w:rPr/>
          <w:t xml:space="preserve"> состояния), проверить его корректность (все сигналы соответствующей таблицы должны быть зеленого цвета) и только после этого </w:t>
        </w:r>
      </w:ins>
      <w:ins w:id="464" w:author="Миронов В.Е." w:date="2008-02-18T15:53:00Z">
        <w:r>
          <w:rPr/>
          <w:t>продолжить изменение значений других (или этого же) параметра.</w:t>
        </w:r>
      </w:ins>
    </w:p>
    <w:p>
      <w:pPr>
        <w:pStyle w:val="BodyText"/>
        <w:ind w:firstLine="851" w:end="0"/>
        <w:rPr>
          <w:ins w:id="467" w:author="Миронов В.Е." w:date="2008-02-18T16:05:00Z"/>
        </w:rPr>
      </w:pPr>
      <w:ins w:id="466" w:author="Миронов В.Е." w:date="2008-02-18T16:05:00Z">
        <w:r>
          <w:rPr/>
          <w:t>Для удобства восприятия параметры расчета разбиты на 3 группы (таблицы): обогащение, металлургическое производство (основные) и металлургическое производство (дополнительные).</w:t>
        </w:r>
      </w:ins>
    </w:p>
    <w:p>
      <w:pPr>
        <w:pStyle w:val="BodyText"/>
        <w:spacing w:lineRule="auto" w:line="240"/>
        <w:ind w:firstLine="851" w:end="0"/>
        <w:rPr>
          <w:ins w:id="483" w:author="Миронов В.Е." w:date="2008-02-18T15:58:00Z"/>
        </w:rPr>
      </w:pPr>
      <w:ins w:id="468" w:author="Миронов В.Е." w:date="2008-02-18T15:54:00Z">
        <w:r>
          <w:rPr/>
          <w:t>К числу основных параметров в данной версии отнесены показатели</w:t>
        </w:r>
      </w:ins>
      <w:ins w:id="469" w:author="Миронов В.Е." w:date="2008-02-18T16:59:00Z">
        <w:r>
          <w:rPr/>
          <w:t>:</w:t>
        </w:r>
      </w:ins>
      <w:ins w:id="470" w:author="Миронов В.Е." w:date="2008-02-18T15:54:00Z">
        <w:r>
          <w:rPr/>
          <w:t xml:space="preserve"> технологи</w:t>
        </w:r>
      </w:ins>
      <w:ins w:id="471" w:author="Миронов В.Е." w:date="2008-02-18T16:58:00Z">
        <w:r>
          <w:rPr/>
          <w:t>я</w:t>
        </w:r>
      </w:ins>
      <w:ins w:id="472" w:author="Миронов В.Е." w:date="2008-02-18T15:54:00Z">
        <w:r>
          <w:rPr/>
          <w:t xml:space="preserve"> обогащения руд на ТОФ и расчетн</w:t>
        </w:r>
      </w:ins>
      <w:ins w:id="473" w:author="Миронов В.Е." w:date="2008-02-18T16:58:00Z">
        <w:r>
          <w:rPr/>
          <w:t>ый</w:t>
        </w:r>
      </w:ins>
      <w:ins w:id="474" w:author="Миронов В.Е." w:date="2008-02-18T15:54:00Z">
        <w:r>
          <w:rPr/>
          <w:t xml:space="preserve"> год</w:t>
        </w:r>
      </w:ins>
      <w:ins w:id="475" w:author="Миронов В.Е." w:date="2008-02-18T17:01:00Z">
        <w:r>
          <w:rPr/>
          <w:t xml:space="preserve"> (</w:t>
        </w:r>
      </w:ins>
      <w:ins w:id="476" w:author="Миронов В.Е." w:date="2008-02-18T17:05:00Z">
        <w:r>
          <w:rPr/>
          <w:t xml:space="preserve">из </w:t>
        </w:r>
      </w:ins>
      <w:ins w:id="477" w:author="Миронов В.Е." w:date="2008-02-18T17:01:00Z">
        <w:r>
          <w:rPr/>
          <w:t>верхн</w:t>
        </w:r>
      </w:ins>
      <w:ins w:id="478" w:author="Миронов В.Е." w:date="2008-02-18T17:05:00Z">
        <w:r>
          <w:rPr/>
          <w:t>ей</w:t>
        </w:r>
      </w:ins>
      <w:ins w:id="479" w:author="Миронов В.Е." w:date="2008-02-18T17:01:00Z">
        <w:r>
          <w:rPr/>
          <w:t xml:space="preserve"> слева таблиц</w:t>
        </w:r>
      </w:ins>
      <w:ins w:id="480" w:author="Миронов В.Е." w:date="2008-02-18T17:05:00Z">
        <w:r>
          <w:rPr/>
          <w:t>ы «Обогащение»</w:t>
        </w:r>
      </w:ins>
      <w:ins w:id="481" w:author="Миронов В.Е." w:date="2008-02-18T17:01:00Z">
        <w:r>
          <w:rPr/>
          <w:t>)</w:t>
        </w:r>
      </w:ins>
      <w:ins w:id="482" w:author="Миронов В.Е." w:date="2008-02-18T15:56:00Z">
        <w:r>
          <w:rPr/>
          <w:t>. Первый из этих показателей формирует номер варианта (от 1 до 4) в подписи варианта расчета, имеющейся на каждом листе, второй – номер расчетного года. Выбор остальных показателей на подпись варианта не влияет.</w:t>
        </w:r>
      </w:ins>
    </w:p>
    <w:p>
      <w:pPr>
        <w:pStyle w:val="BodyText"/>
        <w:spacing w:lineRule="auto" w:line="240"/>
        <w:ind w:firstLine="851" w:end="0"/>
        <w:rPr>
          <w:ins w:id="490" w:author="Миронов В.Е." w:date="2008-02-18T15:59:00Z"/>
        </w:rPr>
      </w:pPr>
      <w:ins w:id="484" w:author="Миронов В.Е." w:date="2008-02-18T15:58:00Z">
        <w:r>
          <w:rPr/>
          <w:t xml:space="preserve">Параметры расчета на листе «ВЫБОР» </w:t>
        </w:r>
      </w:ins>
      <w:ins w:id="485" w:author="Миронов В.Е." w:date="2008-02-22T13:53:00Z">
        <w:r>
          <w:rPr/>
          <w:t xml:space="preserve">книги </w:t>
        </w:r>
      </w:ins>
      <w:ins w:id="486" w:author="Миронов В.Е." w:date="2008-02-22T13:53:00Z">
        <w:r>
          <w:rPr>
            <w:b/>
          </w:rPr>
          <w:t>Расчет ЗФ.</w:t>
        </w:r>
      </w:ins>
      <w:ins w:id="487" w:author="Миронов В.Е." w:date="2008-02-22T13:53:00Z">
        <w:r>
          <w:rPr>
            <w:b/>
            <w:lang w:val="en-US"/>
          </w:rPr>
          <w:t>xls</w:t>
        </w:r>
      </w:ins>
      <w:ins w:id="488" w:author="Миронов В.Е." w:date="2008-02-22T13:53:00Z">
        <w:r>
          <w:rPr>
            <w:lang w:val="ru-RU"/>
          </w:rPr>
          <w:t xml:space="preserve"> </w:t>
        </w:r>
      </w:ins>
      <w:ins w:id="489" w:author="Миронов В.Е." w:date="2008-02-18T15:59:00Z">
        <w:r>
          <w:rPr/>
          <w:t>опытной версии программного комплекса могут принимать следующие значения:</w:t>
        </w:r>
      </w:ins>
    </w:p>
    <w:p>
      <w:pPr>
        <w:pStyle w:val="BodyText"/>
        <w:numPr>
          <w:ilvl w:val="0"/>
          <w:numId w:val="5"/>
        </w:numPr>
        <w:spacing w:lineRule="auto" w:line="240"/>
        <w:rPr>
          <w:ins w:id="492" w:author="Миронов В.Е." w:date="2008-02-18T16:06:00Z"/>
          <w:b/>
        </w:rPr>
      </w:pPr>
      <w:ins w:id="491" w:author="Миронов В.Е." w:date="2008-02-18T15:59:00Z">
        <w:r>
          <w:rPr>
            <w:b/>
          </w:rPr>
          <w:t>Технология обогащения руд на ТОФ</w:t>
        </w:r>
      </w:ins>
    </w:p>
    <w:p>
      <w:pPr>
        <w:pStyle w:val="BodyText"/>
        <w:numPr>
          <w:ilvl w:val="1"/>
          <w:numId w:val="5"/>
        </w:numPr>
        <w:spacing w:lineRule="auto" w:line="240"/>
        <w:rPr>
          <w:ins w:id="494" w:author="Миронов В.Е." w:date="2008-02-18T16:06:00Z"/>
        </w:rPr>
      </w:pPr>
      <w:ins w:id="493" w:author="Миронов В.Е." w:date="2008-02-18T16:06:00Z">
        <w:r>
          <w:rPr/>
          <w:t>1 – проектная (СКС)</w:t>
        </w:r>
      </w:ins>
    </w:p>
    <w:p>
      <w:pPr>
        <w:pStyle w:val="BodyText"/>
        <w:numPr>
          <w:ilvl w:val="1"/>
          <w:numId w:val="5"/>
        </w:numPr>
        <w:spacing w:lineRule="auto" w:line="240"/>
        <w:rPr>
          <w:ins w:id="497" w:author="Миронов В.Е." w:date="2008-02-18T16:08:00Z"/>
          <w:lang w:val="ru-RU"/>
        </w:rPr>
      </w:pPr>
      <w:ins w:id="495" w:author="Миронов В.Е." w:date="2008-02-18T16:06:00Z">
        <w:r>
          <w:rPr/>
          <w:t xml:space="preserve">2 – </w:t>
        </w:r>
      </w:ins>
      <w:ins w:id="496" w:author="Миронов В.Е." w:date="2008-02-18T16:08:00Z">
        <w:r>
          <w:rPr>
            <w:lang w:val="en-US"/>
          </w:rPr>
          <w:t>Lakefield</w:t>
        </w:r>
      </w:ins>
    </w:p>
    <w:p>
      <w:pPr>
        <w:pStyle w:val="BodyText"/>
        <w:numPr>
          <w:ilvl w:val="1"/>
          <w:numId w:val="5"/>
        </w:numPr>
        <w:spacing w:lineRule="auto" w:line="240"/>
        <w:rPr>
          <w:ins w:id="500" w:author="Миронов В.Е." w:date="2008-02-18T16:08:00Z"/>
        </w:rPr>
      </w:pPr>
      <w:ins w:id="498" w:author="Миронов В.Е." w:date="2008-02-18T16:08:00Z">
        <w:r>
          <w:rPr>
            <w:lang w:val="en-US"/>
          </w:rPr>
          <w:t xml:space="preserve">3 – </w:t>
        </w:r>
      </w:ins>
      <w:ins w:id="499" w:author="Миронов В.Е." w:date="2008-02-18T16:08:00Z">
        <w:r>
          <w:rPr/>
          <w:t>Экстра</w:t>
        </w:r>
      </w:ins>
    </w:p>
    <w:p>
      <w:pPr>
        <w:pStyle w:val="BodyText"/>
        <w:numPr>
          <w:ilvl w:val="1"/>
          <w:numId w:val="5"/>
        </w:numPr>
        <w:spacing w:lineRule="auto" w:line="240"/>
        <w:rPr>
          <w:ins w:id="502" w:author="Миронов В.Е." w:date="2008-02-19T14:17:00Z"/>
          <w:lang w:val="ru-RU"/>
        </w:rPr>
      </w:pPr>
      <w:ins w:id="501" w:author="Миронов В.Е." w:date="2008-02-18T16:08:00Z">
        <w:r>
          <w:rPr/>
          <w:t>4 – Гипроникель</w:t>
        </w:r>
      </w:ins>
    </w:p>
    <w:p>
      <w:pPr>
        <w:pStyle w:val="BodyText"/>
        <w:spacing w:lineRule="auto" w:line="240"/>
        <w:ind w:firstLine="851" w:end="0"/>
        <w:rPr>
          <w:ins w:id="518" w:author="Миронов В.Е." w:date="2008-02-18T16:08:00Z"/>
        </w:rPr>
      </w:pPr>
      <w:ins w:id="503" w:author="Миронов В.Е." w:date="2008-02-19T14:19:00Z">
        <w:r>
          <w:rPr/>
          <w:t>Значение данного показателя определяет количество и состав сырья</w:t>
        </w:r>
      </w:ins>
      <w:ins w:id="504" w:author="Миронов В.Е." w:date="2008-02-19T14:21:00Z">
        <w:r>
          <w:rPr/>
          <w:t xml:space="preserve"> ПООФ</w:t>
        </w:r>
      </w:ins>
      <w:ins w:id="505" w:author="Миронов В.Е." w:date="2008-02-19T14:19:00Z">
        <w:r>
          <w:rPr/>
          <w:t xml:space="preserve">, поступающего в металлургическую переработку. </w:t>
        </w:r>
      </w:ins>
      <w:ins w:id="506" w:author="Миронов В.Е." w:date="2008-02-19T14:22:00Z">
        <w:r>
          <w:rPr/>
          <w:t xml:space="preserve">Набор сырья задается пользователем на листе «Сырье». В опытной версии программного комплекса </w:t>
        </w:r>
      </w:ins>
      <w:ins w:id="507" w:author="Миронов В.Е." w:date="2008-02-19T14:26:00Z">
        <w:r>
          <w:rPr/>
          <w:t xml:space="preserve">сырье по варианту 1 экспортируется из файла </w:t>
        </w:r>
      </w:ins>
      <w:ins w:id="508" w:author="Миронов В.Е." w:date="2008-02-19T14:26:00Z">
        <w:r>
          <w:rPr>
            <w:b/>
          </w:rPr>
          <w:t>Баланс ПООФ ЗФ</w:t>
        </w:r>
      </w:ins>
      <w:ins w:id="509" w:author="Миронов В.Е." w:date="2008-02-19T14:28:00Z">
        <w:r>
          <w:rPr>
            <w:b/>
            <w:lang w:val="ru-RU"/>
          </w:rPr>
          <w:t>.</w:t>
        </w:r>
      </w:ins>
      <w:ins w:id="510" w:author="Миронов В.Е." w:date="2008-02-19T14:28:00Z">
        <w:r>
          <w:rPr>
            <w:b/>
            <w:lang w:val="en-US"/>
          </w:rPr>
          <w:t>xls</w:t>
        </w:r>
      </w:ins>
      <w:ins w:id="511" w:author="Миронов В.Е." w:date="2008-02-19T14:28:00Z">
        <w:r>
          <w:rPr>
            <w:lang w:val="ru-RU"/>
          </w:rPr>
          <w:t xml:space="preserve"> </w:t>
        </w:r>
      </w:ins>
      <w:ins w:id="512" w:author="Миронов В.Е." w:date="2008-02-19T14:28:00Z">
        <w:r>
          <w:rPr/>
          <w:t>(см. рис. 1</w:t>
        </w:r>
      </w:ins>
      <w:ins w:id="513" w:author="Миронов В.Е." w:date="2008-02-19T14:31:00Z">
        <w:r>
          <w:rPr/>
          <w:t xml:space="preserve"> и описание из раздела 1</w:t>
        </w:r>
      </w:ins>
      <w:ins w:id="514" w:author="Миронов В.Е." w:date="2008-02-19T14:29:00Z">
        <w:r>
          <w:rPr/>
          <w:t>), для вариантов 2-4 – набор сырья задается на листе «Сырье»</w:t>
        </w:r>
      </w:ins>
      <w:ins w:id="515" w:author="Миронов В.Е." w:date="2008-02-19T14:32:00Z">
        <w:r>
          <w:rPr/>
          <w:t xml:space="preserve"> в соответствующих таблицах</w:t>
        </w:r>
      </w:ins>
      <w:ins w:id="516" w:author="Миронов В.Е." w:date="2008-02-19T14:30:00Z">
        <w:r>
          <w:rPr/>
          <w:t>. В</w:t>
        </w:r>
      </w:ins>
      <w:ins w:id="517" w:author="Миронов В.Е." w:date="2008-02-19T14:17:00Z">
        <w:r>
          <w:rPr/>
          <w:t>ыбор значения данного показателя определяет номер варианта в подписи варианта.</w:t>
        </w:r>
      </w:ins>
    </w:p>
    <w:p>
      <w:pPr>
        <w:pStyle w:val="BodyText"/>
        <w:numPr>
          <w:ilvl w:val="0"/>
          <w:numId w:val="5"/>
        </w:numPr>
        <w:spacing w:lineRule="auto" w:line="240"/>
        <w:rPr>
          <w:ins w:id="520" w:author="Миронов В.Е." w:date="2008-02-18T16:08:00Z"/>
          <w:b/>
        </w:rPr>
      </w:pPr>
      <w:ins w:id="519" w:author="Миронов В.Е." w:date="2008-02-18T16:00:00Z">
        <w:r>
          <w:rPr>
            <w:b/>
          </w:rPr>
          <w:t>Расчетный год</w:t>
        </w:r>
      </w:ins>
    </w:p>
    <w:p>
      <w:pPr>
        <w:pStyle w:val="BodyText"/>
        <w:numPr>
          <w:ilvl w:val="1"/>
          <w:numId w:val="5"/>
        </w:numPr>
        <w:spacing w:lineRule="auto" w:line="240"/>
        <w:rPr>
          <w:ins w:id="522" w:author="Миронов В.Е." w:date="2008-02-19T14:32:00Z"/>
        </w:rPr>
      </w:pPr>
      <w:ins w:id="521" w:author="Миронов В.Е." w:date="2008-02-18T16:08:00Z">
        <w:r>
          <w:rPr>
            <w:b w:val="false"/>
          </w:rPr>
          <w:t>2008…2020</w:t>
        </w:r>
      </w:ins>
    </w:p>
    <w:p>
      <w:pPr>
        <w:pStyle w:val="BodyText"/>
        <w:spacing w:lineRule="auto" w:line="240"/>
        <w:ind w:firstLine="851" w:end="0"/>
        <w:rPr>
          <w:ins w:id="527" w:author="Миронов В.Е." w:date="2008-02-18T16:00:00Z"/>
        </w:rPr>
      </w:pPr>
      <w:ins w:id="523" w:author="Миронов В.Е." w:date="2008-02-19T14:32:00Z">
        <w:r>
          <w:rPr/>
          <w:t xml:space="preserve">Для варианта 1 используется весь диапазон доступных значений (2008-2020). </w:t>
        </w:r>
      </w:ins>
      <w:ins w:id="524" w:author="Миронов В.Е." w:date="2008-02-19T14:34:00Z">
        <w:r>
          <w:rPr/>
          <w:t xml:space="preserve">Для вариантов 2-4 в опытной версии доступно единственное значение – 2013. </w:t>
        </w:r>
      </w:ins>
      <w:ins w:id="525" w:author="Миронов В.Е." w:date="2008-02-19T15:11:00Z">
        <w:r>
          <w:rPr/>
          <w:t xml:space="preserve">При этом если пользователь изменяет значение варианта 1 на вариант 2-4, а расчетный год задан отличным от 2013, значение показателя выделяется заливкой, а в расчет подставляется значение 2013. </w:t>
        </w:r>
      </w:ins>
      <w:ins w:id="526" w:author="Миронов В.Е." w:date="2008-02-19T15:13:00Z">
        <w:r>
          <w:rPr/>
          <w:t>Измените значение расчетного года на допустимое (2013), выбрав его из раскрывающегося списка, и заливка светло-желтым цветом восстановится.</w:t>
        </w:r>
      </w:ins>
    </w:p>
    <w:p>
      <w:pPr>
        <w:pStyle w:val="BodyText"/>
        <w:numPr>
          <w:ilvl w:val="0"/>
          <w:numId w:val="5"/>
        </w:numPr>
        <w:spacing w:lineRule="auto" w:line="240"/>
        <w:rPr>
          <w:ins w:id="529" w:author="Миронов В.Е." w:date="2008-02-18T16:09:00Z"/>
          <w:b/>
        </w:rPr>
      </w:pPr>
      <w:ins w:id="528" w:author="Миронов В.Е." w:date="2008-02-18T16:00:00Z">
        <w:r>
          <w:rPr>
            <w:b/>
          </w:rPr>
          <w:t>Размещение головных переделов</w:t>
        </w:r>
      </w:ins>
    </w:p>
    <w:p>
      <w:pPr>
        <w:pStyle w:val="BodyText"/>
        <w:numPr>
          <w:ilvl w:val="1"/>
          <w:numId w:val="5"/>
        </w:numPr>
        <w:spacing w:lineRule="auto" w:line="240"/>
        <w:rPr>
          <w:ins w:id="531" w:author="Миронов В.Е." w:date="2008-02-18T16:09:00Z"/>
          <w:b w:val="false"/>
        </w:rPr>
      </w:pPr>
      <w:ins w:id="530" w:author="Миронов В.Е." w:date="2008-02-18T16:09:00Z">
        <w:r>
          <w:rPr>
            <w:b w:val="false"/>
          </w:rPr>
          <w:t>3 завода</w:t>
        </w:r>
      </w:ins>
    </w:p>
    <w:p>
      <w:pPr>
        <w:pStyle w:val="BodyText"/>
        <w:numPr>
          <w:ilvl w:val="1"/>
          <w:numId w:val="5"/>
        </w:numPr>
        <w:spacing w:lineRule="auto" w:line="240"/>
        <w:rPr>
          <w:ins w:id="533" w:author="Миронов В.Е." w:date="2008-02-18T16:09:00Z"/>
          <w:b w:val="false"/>
        </w:rPr>
      </w:pPr>
      <w:ins w:id="532" w:author="Миронов В.Е." w:date="2008-02-18T16:09:00Z">
        <w:r>
          <w:rPr>
            <w:b w:val="false"/>
          </w:rPr>
          <w:t>2 завода</w:t>
        </w:r>
      </w:ins>
    </w:p>
    <w:p>
      <w:pPr>
        <w:pStyle w:val="BodyText"/>
        <w:numPr>
          <w:ilvl w:val="1"/>
          <w:numId w:val="5"/>
        </w:numPr>
        <w:spacing w:lineRule="auto" w:line="240"/>
        <w:rPr>
          <w:ins w:id="535" w:author="Миронов В.Е." w:date="2008-02-19T15:15:00Z"/>
        </w:rPr>
      </w:pPr>
      <w:ins w:id="534" w:author="Миронов В.Е." w:date="2008-02-18T16:09:00Z">
        <w:r>
          <w:rPr>
            <w:b w:val="false"/>
          </w:rPr>
          <w:t>все на НМЗ</w:t>
        </w:r>
      </w:ins>
    </w:p>
    <w:p>
      <w:pPr>
        <w:pStyle w:val="BodyText"/>
        <w:spacing w:lineRule="auto" w:line="240"/>
        <w:ind w:firstLine="851" w:end="0"/>
        <w:rPr>
          <w:ins w:id="551" w:author="Миронов В.Е." w:date="2008-02-19T15:25:00Z"/>
        </w:rPr>
      </w:pPr>
      <w:ins w:id="536" w:author="Миронов В.Е." w:date="2008-02-19T15:15:00Z">
        <w:r>
          <w:rPr/>
          <w:t xml:space="preserve">Выбор площадок (и, соответственно, технологии) </w:t>
        </w:r>
      </w:ins>
      <w:ins w:id="537" w:author="Миронов В.Е." w:date="2008-02-19T15:17:00Z">
        <w:r>
          <w:rPr/>
          <w:t xml:space="preserve">металлургической </w:t>
        </w:r>
      </w:ins>
      <w:ins w:id="538" w:author="Миронов В.Е." w:date="2008-02-19T15:15:00Z">
        <w:r>
          <w:rPr/>
          <w:t xml:space="preserve">переработки сырья. Переработка сырья может быть задана на </w:t>
        </w:r>
      </w:ins>
      <w:ins w:id="539" w:author="Миронов В.Е." w:date="2008-02-19T15:17:00Z">
        <w:r>
          <w:rPr/>
          <w:t>3-х заводах (существующая схема), на 2-х заводах (МЗ и НМЗ</w:t>
        </w:r>
      </w:ins>
      <w:ins w:id="540" w:author="Миронов В.Е." w:date="2008-02-19T15:19:00Z">
        <w:r>
          <w:rPr/>
          <w:t>, который перерабатывает в этом случае все никелевое сырье ЗФ, включая никелевый шлак МЗ и никелевые обороты рафинировочного производства) и на 1-м заводе (НМЗ</w:t>
        </w:r>
      </w:ins>
      <w:ins w:id="541" w:author="Миронов В.Е." w:date="2008-02-19T15:22:00Z">
        <w:r>
          <w:rPr/>
          <w:t xml:space="preserve">). В последнем случае </w:t>
        </w:r>
      </w:ins>
      <w:ins w:id="542" w:author="Миронов В.Е." w:date="2008-02-19T15:20:00Z">
        <w:r>
          <w:rPr/>
          <w:t xml:space="preserve">принимается раздельная переработка </w:t>
        </w:r>
      </w:ins>
      <w:ins w:id="543" w:author="Миронов В.Е." w:date="2008-02-19T15:23:00Z">
        <w:r>
          <w:rPr/>
          <w:t xml:space="preserve">на </w:t>
        </w:r>
      </w:ins>
      <w:ins w:id="544" w:author="Миронов В.Е." w:date="2008-02-19T15:20:00Z">
        <w:r>
          <w:rPr/>
          <w:t>2-</w:t>
        </w:r>
      </w:ins>
      <w:ins w:id="545" w:author="Миронов В.Е." w:date="2008-02-19T15:23:00Z">
        <w:r>
          <w:rPr/>
          <w:t>х</w:t>
        </w:r>
      </w:ins>
      <w:ins w:id="546" w:author="Миронов В.Е." w:date="2008-02-19T15:20:00Z">
        <w:r>
          <w:rPr/>
          <w:t xml:space="preserve"> технологически</w:t>
        </w:r>
      </w:ins>
      <w:ins w:id="547" w:author="Миронов В.Е." w:date="2008-02-19T15:23:00Z">
        <w:r>
          <w:rPr/>
          <w:t>х</w:t>
        </w:r>
      </w:ins>
      <w:ins w:id="548" w:author="Миронов В.Е." w:date="2008-02-19T15:20:00Z">
        <w:r>
          <w:rPr/>
          <w:t xml:space="preserve"> линия</w:t>
        </w:r>
      </w:ins>
      <w:ins w:id="549" w:author="Миронов В.Е." w:date="2008-02-19T15:23:00Z">
        <w:r>
          <w:rPr/>
          <w:t>х</w:t>
        </w:r>
      </w:ins>
      <w:ins w:id="550" w:author="Миронов В.Е." w:date="2008-02-19T15:20:00Z">
        <w:r>
          <w:rPr/>
          <w:t xml:space="preserve"> взвешенной плавки никелевого и медного сырья.</w:t>
        </w:r>
      </w:ins>
    </w:p>
    <w:p>
      <w:pPr>
        <w:pStyle w:val="BodyText"/>
        <w:numPr>
          <w:ilvl w:val="0"/>
          <w:numId w:val="5"/>
        </w:numPr>
        <w:spacing w:lineRule="auto" w:line="240"/>
        <w:rPr>
          <w:ins w:id="553" w:author="Миронов В.Е." w:date="2008-02-18T16:10:00Z"/>
          <w:b/>
        </w:rPr>
      </w:pPr>
      <w:ins w:id="552" w:author="Миронов В.Е." w:date="2008-02-18T16:00:00Z">
        <w:r>
          <w:rPr>
            <w:b/>
          </w:rPr>
          <w:t>Мощность ПМП НМЗ (тыс. т)</w:t>
        </w:r>
      </w:ins>
    </w:p>
    <w:p>
      <w:pPr>
        <w:pStyle w:val="BodyText"/>
        <w:numPr>
          <w:ilvl w:val="1"/>
          <w:numId w:val="5"/>
        </w:numPr>
        <w:spacing w:lineRule="auto" w:line="240"/>
        <w:rPr>
          <w:ins w:id="559" w:author="Миронов В.Е." w:date="2008-02-18T16:10:00Z"/>
          <w:b w:val="false"/>
        </w:rPr>
      </w:pPr>
      <w:ins w:id="554" w:author="Миронов В.Е." w:date="2008-02-18T16:17:00Z">
        <w:r>
          <w:rPr/>
          <w:t>м</w:t>
        </w:r>
      </w:ins>
      <w:ins w:id="555" w:author="Миронов В.Е." w:date="2008-02-18T16:10:00Z">
        <w:r>
          <w:rPr>
            <w:b w:val="false"/>
          </w:rPr>
          <w:t>инимальное допустимое значение</w:t>
        </w:r>
      </w:ins>
      <w:ins w:id="556" w:author="Миронов В.Е." w:date="2008-02-18T16:10:00Z">
        <w:r>
          <w:rPr/>
          <w:t xml:space="preserve"> (</w:t>
        </w:r>
      </w:ins>
      <w:ins w:id="557" w:author="Миронов В.Е." w:date="2008-02-18T16:13:00Z">
        <w:r>
          <w:rPr/>
          <w:t xml:space="preserve">расчетное </w:t>
        </w:r>
      </w:ins>
      <w:ins w:id="558" w:author="Миронов В.Е." w:date="2008-02-18T16:10:00Z">
        <w:r>
          <w:rPr/>
          <w:t>число)</w:t>
        </w:r>
      </w:ins>
    </w:p>
    <w:p>
      <w:pPr>
        <w:pStyle w:val="BodyText"/>
        <w:numPr>
          <w:ilvl w:val="1"/>
          <w:numId w:val="5"/>
        </w:numPr>
        <w:spacing w:lineRule="auto" w:line="240"/>
        <w:rPr>
          <w:ins w:id="565" w:author="Миронов В.Е." w:date="2008-02-18T16:10:00Z"/>
          <w:b w:val="false"/>
        </w:rPr>
      </w:pPr>
      <w:ins w:id="560" w:author="Миронов В.Е." w:date="2008-02-18T16:18:00Z">
        <w:r>
          <w:rPr/>
          <w:t>м</w:t>
        </w:r>
      </w:ins>
      <w:ins w:id="561" w:author="Миронов В.Е." w:date="2008-02-18T16:10:00Z">
        <w:r>
          <w:rPr>
            <w:b w:val="false"/>
          </w:rPr>
          <w:t>аксимальное допустимое значение</w:t>
        </w:r>
      </w:ins>
      <w:ins w:id="562" w:author="Миронов В.Е." w:date="2008-02-18T16:10:00Z">
        <w:r>
          <w:rPr/>
          <w:t xml:space="preserve"> (</w:t>
        </w:r>
      </w:ins>
      <w:ins w:id="563" w:author="Миронов В.Е." w:date="2008-02-18T16:13:00Z">
        <w:r>
          <w:rPr/>
          <w:t xml:space="preserve">расчетное </w:t>
        </w:r>
      </w:ins>
      <w:ins w:id="564" w:author="Миронов В.Е." w:date="2008-02-18T16:10:00Z">
        <w:r>
          <w:rPr/>
          <w:t>число)</w:t>
        </w:r>
      </w:ins>
    </w:p>
    <w:p>
      <w:pPr>
        <w:pStyle w:val="BodyText"/>
        <w:numPr>
          <w:ilvl w:val="1"/>
          <w:numId w:val="5"/>
        </w:numPr>
        <w:spacing w:lineRule="auto" w:line="240"/>
        <w:rPr>
          <w:ins w:id="569" w:author="Миронов В.Е." w:date="2008-02-19T15:26:00Z"/>
          <w:b/>
        </w:rPr>
      </w:pPr>
      <w:ins w:id="566" w:author="Миронов В.Е." w:date="2008-02-18T16:18:00Z">
        <w:r>
          <w:rPr/>
          <w:t>т</w:t>
        </w:r>
      </w:ins>
      <w:ins w:id="567" w:author="Миронов В.Е." w:date="2008-02-18T16:10:00Z">
        <w:r>
          <w:rPr>
            <w:b w:val="false"/>
          </w:rPr>
          <w:t>екущее значение</w:t>
        </w:r>
      </w:ins>
      <w:ins w:id="568" w:author="Миронов В.Е." w:date="2008-02-18T16:10:00Z">
        <w:r>
          <w:rPr/>
          <w:t xml:space="preserve"> (число)</w:t>
        </w:r>
      </w:ins>
    </w:p>
    <w:p>
      <w:pPr>
        <w:pStyle w:val="BodyText"/>
        <w:spacing w:lineRule="auto" w:line="240"/>
        <w:ind w:firstLine="851" w:end="0"/>
        <w:rPr>
          <w:ins w:id="578" w:author="Миронов В.Е." w:date="2008-02-18T16:00:00Z"/>
        </w:rPr>
      </w:pPr>
      <w:ins w:id="570" w:author="Миронов В.Е." w:date="2008-02-19T15:28:00Z">
        <w:r>
          <w:rPr/>
          <w:t>Параметр</w:t>
        </w:r>
      </w:ins>
      <w:ins w:id="571" w:author="Миронов В.Е." w:date="2008-02-19T15:26:00Z">
        <w:r>
          <w:rPr/>
          <w:t xml:space="preserve"> доступен только при выборе значения предыдущего </w:t>
        </w:r>
      </w:ins>
      <w:ins w:id="572" w:author="Миронов В.Е." w:date="2008-02-19T15:28:00Z">
        <w:r>
          <w:rPr/>
          <w:t xml:space="preserve">показателя «3 завода». При выборе прочих значений предыдущего показателя значение параметра не отображается (пустая ячейка с заливкой светло-желтого цвета). </w:t>
        </w:r>
      </w:ins>
      <w:ins w:id="573" w:author="Миронов В.Е." w:date="2008-02-19T15:37:00Z">
        <w:r>
          <w:rPr/>
          <w:t>В качестве значения параметра м</w:t>
        </w:r>
      </w:ins>
      <w:ins w:id="574" w:author="Миронов В.Е." w:date="2008-02-19T15:30:00Z">
        <w:r>
          <w:rPr/>
          <w:t xml:space="preserve">ожно задать число из диапазона допустимых значений (в тыс. т/год, например, 1850). Границы диапазона </w:t>
        </w:r>
      </w:ins>
      <w:ins w:id="575" w:author="Миронов В.Е." w:date="2008-02-19T15:38:00Z">
        <w:r>
          <w:rPr/>
          <w:t xml:space="preserve">допустимых значений </w:t>
        </w:r>
      </w:ins>
      <w:ins w:id="576" w:author="Миронов В.Е." w:date="2008-02-19T15:31:00Z">
        <w:r>
          <w:rPr/>
          <w:t>задаются первым и вторым значением из раскрывающегося списка (вычисляются программой для каждого расчетного случая).</w:t>
        </w:r>
      </w:ins>
      <w:ins w:id="577" w:author="Миронов В.Е." w:date="2008-02-19T15:34:00Z">
        <w:r>
          <w:rPr/>
          <w:t xml:space="preserve"> Некорректные значения (вне границ интервала допустимых значений) выделяются заливкой ячейки красным цветом и игнорируются.</w:t>
        </w:r>
      </w:ins>
    </w:p>
    <w:p>
      <w:pPr>
        <w:pStyle w:val="BodyText"/>
        <w:numPr>
          <w:ilvl w:val="0"/>
          <w:numId w:val="5"/>
        </w:numPr>
        <w:spacing w:lineRule="auto" w:line="240"/>
        <w:rPr>
          <w:ins w:id="582" w:author="Миронов В.Е." w:date="2008-02-18T16:12:00Z"/>
          <w:b/>
        </w:rPr>
      </w:pPr>
      <w:ins w:id="579" w:author="Миронов В.Е." w:date="2008-02-18T16:00:00Z">
        <w:r>
          <w:rPr>
            <w:b/>
          </w:rPr>
          <w:t xml:space="preserve">Производство </w:t>
        </w:r>
      </w:ins>
      <w:ins w:id="580" w:author="Миронов В.Е." w:date="2008-02-18T16:00:00Z">
        <w:r>
          <w:rPr>
            <w:b/>
            <w:lang w:val="en-US"/>
          </w:rPr>
          <w:t>Ni</w:t>
        </w:r>
      </w:ins>
      <w:ins w:id="581" w:author="Миронов В.Е." w:date="2008-02-18T16:00:00Z">
        <w:r>
          <w:rPr>
            <w:b/>
          </w:rPr>
          <w:t xml:space="preserve"> в ЦЭН НЗ ЗФ</w:t>
        </w:r>
      </w:ins>
    </w:p>
    <w:p>
      <w:pPr>
        <w:pStyle w:val="BodyText"/>
        <w:numPr>
          <w:ilvl w:val="1"/>
          <w:numId w:val="5"/>
        </w:numPr>
        <w:spacing w:lineRule="auto" w:line="240"/>
        <w:rPr>
          <w:ins w:id="585" w:author="Миронов В.Е." w:date="2008-02-18T16:12:00Z"/>
          <w:b w:val="false"/>
        </w:rPr>
      </w:pPr>
      <w:ins w:id="583" w:author="Миронов В.Е." w:date="2008-02-18T16:18:00Z">
        <w:r>
          <w:rPr/>
          <w:t>н</w:t>
        </w:r>
      </w:ins>
      <w:ins w:id="584" w:author="Миронов В.Е." w:date="2008-02-18T16:12:00Z">
        <w:r>
          <w:rPr>
            <w:b w:val="false"/>
          </w:rPr>
          <w:t>улевое значение (число 0)</w:t>
        </w:r>
      </w:ins>
    </w:p>
    <w:p>
      <w:pPr>
        <w:pStyle w:val="BodyText"/>
        <w:numPr>
          <w:ilvl w:val="1"/>
          <w:numId w:val="5"/>
        </w:numPr>
        <w:spacing w:lineRule="auto" w:line="240"/>
        <w:rPr>
          <w:ins w:id="588" w:author="Миронов В.Е." w:date="2008-02-18T16:12:00Z"/>
          <w:b w:val="false"/>
        </w:rPr>
      </w:pPr>
      <w:ins w:id="586" w:author="Миронов В.Е." w:date="2008-02-18T16:18:00Z">
        <w:r>
          <w:rPr/>
          <w:t>с</w:t>
        </w:r>
      </w:ins>
      <w:ins w:id="587" w:author="Миронов В.Е." w:date="2008-02-18T16:12:00Z">
        <w:r>
          <w:rPr>
            <w:b w:val="false"/>
          </w:rPr>
          <w:t>тандартное значение (число 125 000)</w:t>
        </w:r>
      </w:ins>
    </w:p>
    <w:p>
      <w:pPr>
        <w:pStyle w:val="BodyText"/>
        <w:numPr>
          <w:ilvl w:val="1"/>
          <w:numId w:val="5"/>
        </w:numPr>
        <w:spacing w:lineRule="auto" w:line="240"/>
        <w:rPr>
          <w:ins w:id="591" w:author="Миронов В.Е." w:date="2008-02-19T15:39:00Z"/>
        </w:rPr>
      </w:pPr>
      <w:ins w:id="589" w:author="Миронов В.Е." w:date="2008-02-18T16:18:00Z">
        <w:r>
          <w:rPr/>
          <w:t>т</w:t>
        </w:r>
      </w:ins>
      <w:ins w:id="590" w:author="Миронов В.Е." w:date="2008-02-18T16:13:00Z">
        <w:r>
          <w:rPr>
            <w:b w:val="false"/>
          </w:rPr>
          <w:t>екущее значение (число)</w:t>
        </w:r>
      </w:ins>
    </w:p>
    <w:p>
      <w:pPr>
        <w:pStyle w:val="BodyText"/>
        <w:spacing w:lineRule="auto" w:line="240"/>
        <w:ind w:firstLine="851" w:end="0"/>
        <w:rPr>
          <w:ins w:id="604" w:author="Миронов В.Е." w:date="2008-02-18T16:00:00Z"/>
        </w:rPr>
      </w:pPr>
      <w:ins w:id="592" w:author="Миронов В.Е." w:date="2008-02-19T15:39:00Z">
        <w:r>
          <w:rPr/>
          <w:t xml:space="preserve">Определяет выпуск никеля в ЦЭН Никелевого завода Заполярного филиала (в т/год, например 125000). </w:t>
        </w:r>
      </w:ins>
      <w:ins w:id="593" w:author="Миронов В.Е." w:date="2008-02-19T15:41:00Z">
        <w:r>
          <w:rPr/>
          <w:t xml:space="preserve">В качестве значения параметра можно задать произвольное число. Для удобства пользователя раскрывающийся список содержит </w:t>
        </w:r>
      </w:ins>
      <w:ins w:id="594" w:author="Миронов В.Е." w:date="2008-02-19T15:46:00Z">
        <w:r>
          <w:rPr/>
          <w:t xml:space="preserve">заранее определенные значения: </w:t>
        </w:r>
      </w:ins>
      <w:ins w:id="595" w:author="Миронов В.Е." w:date="2008-02-19T15:41:00Z">
        <w:r>
          <w:rPr/>
          <w:t>нулевое значение (</w:t>
        </w:r>
      </w:ins>
      <w:ins w:id="596" w:author="Миронов В.Е." w:date="2008-02-19T15:43:00Z">
        <w:r>
          <w:rPr/>
          <w:t>в этом случае весь никель вывозится из ЗФ</w:t>
        </w:r>
      </w:ins>
      <w:ins w:id="597" w:author="Миронов В.Е." w:date="2008-02-19T15:46:00Z">
        <w:r>
          <w:rPr/>
          <w:t>) и стандартное значение 125000 т/год.</w:t>
        </w:r>
      </w:ins>
      <w:ins w:id="598" w:author="Миронов В.Е." w:date="2008-02-19T15:48:00Z">
        <w:r>
          <w:rPr/>
          <w:t xml:space="preserve"> </w:t>
        </w:r>
      </w:ins>
      <w:ins w:id="599" w:author="Миронов В.Е." w:date="2008-02-19T15:53:00Z">
        <w:r>
          <w:rPr/>
          <w:t>При заданном выпуске в ЗФ остальной никель вывозится в файнштейне НМЗ</w:t>
        </w:r>
      </w:ins>
      <w:ins w:id="600" w:author="Миронов В.Е." w:date="2008-02-19T15:55:00Z">
        <w:r>
          <w:rPr/>
          <w:t xml:space="preserve"> для дальнейшей переработки. </w:t>
        </w:r>
      </w:ins>
      <w:ins w:id="601" w:author="Миронов В.Е." w:date="2008-02-19T15:48:00Z">
        <w:r>
          <w:rPr/>
          <w:t xml:space="preserve">Для режима «3 завода» (см. выше) обнулить выпуск никеля в ЗФ нельзя, минимальное допустимое значение в этом случае </w:t>
        </w:r>
      </w:ins>
      <w:ins w:id="602" w:author="Миронов В.Е." w:date="2008-02-19T15:51:00Z">
        <w:r>
          <w:rPr/>
          <w:t>–</w:t>
        </w:r>
      </w:ins>
      <w:ins w:id="603" w:author="Миронов В.Е." w:date="2008-02-19T15:49:00Z">
        <w:r>
          <w:rPr/>
          <w:t xml:space="preserve"> 65000 т/год.</w:t>
        </w:r>
      </w:ins>
    </w:p>
    <w:p>
      <w:pPr>
        <w:pStyle w:val="BodyText"/>
        <w:numPr>
          <w:ilvl w:val="0"/>
          <w:numId w:val="5"/>
        </w:numPr>
        <w:spacing w:lineRule="auto" w:line="240"/>
        <w:rPr>
          <w:ins w:id="607" w:author="Миронов В.Е." w:date="2008-02-18T16:14:00Z"/>
          <w:b/>
        </w:rPr>
      </w:pPr>
      <w:ins w:id="605" w:author="Миронов В.Е." w:date="2008-02-18T16:00:00Z">
        <w:r>
          <w:rPr>
            <w:b/>
            <w:lang w:val="en-US"/>
          </w:rPr>
          <w:t>Ni</w:t>
        </w:r>
      </w:ins>
      <w:ins w:id="606" w:author="Миронов В.Е." w:date="2008-02-18T16:00:00Z">
        <w:r>
          <w:rPr>
            <w:b/>
          </w:rPr>
          <w:t xml:space="preserve"> в файнштейне на вывоз</w:t>
        </w:r>
      </w:ins>
    </w:p>
    <w:p>
      <w:pPr>
        <w:pStyle w:val="BodyText"/>
        <w:numPr>
          <w:ilvl w:val="1"/>
          <w:numId w:val="5"/>
        </w:numPr>
        <w:spacing w:lineRule="auto" w:line="240"/>
        <w:rPr>
          <w:ins w:id="610" w:author="Миронов В.Е." w:date="2008-02-18T16:14:00Z"/>
          <w:b w:val="false"/>
        </w:rPr>
      </w:pPr>
      <w:ins w:id="608" w:author="Миронов В.Е." w:date="2008-02-18T16:17:00Z">
        <w:r>
          <w:rPr/>
          <w:t>н</w:t>
        </w:r>
      </w:ins>
      <w:ins w:id="609" w:author="Миронов В.Е." w:date="2008-02-18T16:14:00Z">
        <w:r>
          <w:rPr>
            <w:b w:val="false"/>
          </w:rPr>
          <w:t>улевое значение (число 0)</w:t>
        </w:r>
      </w:ins>
    </w:p>
    <w:p>
      <w:pPr>
        <w:pStyle w:val="BodyText"/>
        <w:numPr>
          <w:ilvl w:val="1"/>
          <w:numId w:val="5"/>
        </w:numPr>
        <w:spacing w:lineRule="auto" w:line="240"/>
        <w:rPr>
          <w:ins w:id="613" w:author="Миронов В.Е." w:date="2008-02-18T16:14:00Z"/>
          <w:b w:val="false"/>
        </w:rPr>
      </w:pPr>
      <w:ins w:id="611" w:author="Миронов В.Е." w:date="2008-02-18T16:17:00Z">
        <w:r>
          <w:rPr/>
          <w:t>в</w:t>
        </w:r>
      </w:ins>
      <w:ins w:id="612" w:author="Миронов В.Е." w:date="2008-02-18T16:14:00Z">
        <w:r>
          <w:rPr>
            <w:b w:val="false"/>
          </w:rPr>
          <w:t>есь</w:t>
        </w:r>
      </w:ins>
    </w:p>
    <w:p>
      <w:pPr>
        <w:pStyle w:val="BodyText"/>
        <w:numPr>
          <w:ilvl w:val="1"/>
          <w:numId w:val="5"/>
        </w:numPr>
        <w:spacing w:lineRule="auto" w:line="240"/>
        <w:rPr>
          <w:ins w:id="623" w:author="Миронов В.Е." w:date="2008-02-19T15:51:00Z"/>
        </w:rPr>
      </w:pPr>
      <w:ins w:id="614" w:author="Миронов В.Е." w:date="2008-02-18T16:18:00Z">
        <w:r>
          <w:rPr/>
          <w:t>т</w:t>
        </w:r>
      </w:ins>
      <w:ins w:id="615" w:author="Миронов В.Е." w:date="2008-02-18T16:14:00Z">
        <w:r>
          <w:rPr>
            <w:b w:val="false"/>
          </w:rPr>
          <w:t xml:space="preserve">екущее </w:t>
        </w:r>
      </w:ins>
      <w:ins w:id="616" w:author="Миронов В.Е." w:date="2008-02-18T16:16:00Z">
        <w:r>
          <w:rPr>
            <w:b w:val="false"/>
          </w:rPr>
          <w:t xml:space="preserve">значение </w:t>
        </w:r>
      </w:ins>
      <w:ins w:id="617" w:author="Миронов В.Е." w:date="2008-02-18T16:14:00Z">
        <w:r>
          <w:rPr>
            <w:b w:val="false"/>
          </w:rPr>
          <w:t>(число</w:t>
        </w:r>
      </w:ins>
      <w:ins w:id="618" w:author="Миронов В.Е." w:date="2008-02-18T16:16:00Z">
        <w:r>
          <w:rPr>
            <w:b w:val="false"/>
          </w:rPr>
          <w:t xml:space="preserve"> или предыдущее числовое значение, если выбрано значение </w:t>
        </w:r>
      </w:ins>
      <w:ins w:id="619" w:author="Миронов В.Е." w:date="2008-02-18T16:16:00Z">
        <w:r>
          <w:rPr/>
          <w:t>«</w:t>
        </w:r>
      </w:ins>
      <w:ins w:id="620" w:author="Миронов В.Е." w:date="2008-02-18T16:16:00Z">
        <w:r>
          <w:rPr>
            <w:b w:val="false"/>
          </w:rPr>
          <w:t>весь</w:t>
        </w:r>
      </w:ins>
      <w:ins w:id="621" w:author="Миронов В.Е." w:date="2008-02-18T16:16:00Z">
        <w:r>
          <w:rPr/>
          <w:t>»</w:t>
        </w:r>
      </w:ins>
      <w:ins w:id="622" w:author="Миронов В.Е." w:date="2008-02-18T16:14:00Z">
        <w:r>
          <w:rPr>
            <w:b w:val="false"/>
          </w:rPr>
          <w:t>)</w:t>
        </w:r>
      </w:ins>
    </w:p>
    <w:p>
      <w:pPr>
        <w:pStyle w:val="BodyText"/>
        <w:spacing w:lineRule="auto" w:line="240"/>
        <w:ind w:firstLine="851" w:end="0"/>
        <w:rPr>
          <w:ins w:id="632" w:author="Миронов В.Е." w:date="2008-02-19T16:00:00Z"/>
        </w:rPr>
      </w:pPr>
      <w:ins w:id="624" w:author="Миронов В.Е." w:date="2008-02-19T15:57:00Z">
        <w:r>
          <w:rPr/>
          <w:t>При заданном в предыдущем параметре «нулевом» выпуске никеля в ЗФ у пользователя появляется возможность распределить вывозимый никель</w:t>
        </w:r>
      </w:ins>
      <w:ins w:id="625" w:author="Миронов В.Е." w:date="2008-02-19T16:00:00Z">
        <w:r>
          <w:rPr/>
          <w:t xml:space="preserve"> </w:t>
        </w:r>
      </w:ins>
      <w:ins w:id="626" w:author="Миронов В.Е." w:date="2008-02-19T15:58:00Z">
        <w:r>
          <w:rPr/>
          <w:t>между файнштейном и никелевым концентратом УРФ (</w:t>
        </w:r>
      </w:ins>
      <w:ins w:id="627" w:author="Миронов В.Е." w:date="2008-02-19T16:12:00Z">
        <w:r>
          <w:rPr/>
          <w:t>и</w:t>
        </w:r>
      </w:ins>
      <w:ins w:id="628" w:author="Миронов В.Е." w:date="2008-02-19T15:58:00Z">
        <w:r>
          <w:rPr/>
          <w:t xml:space="preserve"> магнитной фракци</w:t>
        </w:r>
      </w:ins>
      <w:ins w:id="629" w:author="Миронов В.Е." w:date="2008-02-19T16:12:00Z">
        <w:r>
          <w:rPr/>
          <w:t>ей УРФ, если задан ее вывоз</w:t>
        </w:r>
      </w:ins>
      <w:ins w:id="630" w:author="Миронов В.Е." w:date="2008-02-19T15:58:00Z">
        <w:r>
          <w:rPr/>
          <w:t xml:space="preserve"> – см. ниже). </w:t>
        </w:r>
      </w:ins>
      <w:ins w:id="631" w:author="Миронов В.Е." w:date="2008-02-19T16:00:00Z">
        <w:r>
          <w:rPr/>
          <w:t>При остальных («ненулевых») значениях предыдущего показателя параметр недоступен (значение параметра не отображается, на экране видна пустая ячейка с заливкой светло-желтого цвета).</w:t>
        </w:r>
      </w:ins>
    </w:p>
    <w:p>
      <w:pPr>
        <w:pStyle w:val="BodyText"/>
        <w:spacing w:lineRule="auto" w:line="240"/>
        <w:ind w:firstLine="851" w:end="0"/>
        <w:rPr>
          <w:ins w:id="639" w:author="Миронов В.Е." w:date="2008-02-18T16:00:00Z"/>
        </w:rPr>
      </w:pPr>
      <w:ins w:id="633" w:author="Миронов В.Е." w:date="2008-02-19T16:04:00Z">
        <w:r>
          <w:rPr/>
          <w:t>Если выбрать нулевое значение (число 0 из раскрывающегося списка), то весь никель ЗФ будет вывозиться с никелевым концентратом УРФ</w:t>
        </w:r>
      </w:ins>
      <w:ins w:id="634" w:author="Миронов В.Е." w:date="2008-02-19T16:10:00Z">
        <w:r>
          <w:rPr/>
          <w:t xml:space="preserve"> (и магнитной фракцией УРФ, если задан ее вывоз)</w:t>
        </w:r>
      </w:ins>
      <w:ins w:id="635" w:author="Миронов В.Е." w:date="2008-02-19T16:04:00Z">
        <w:r>
          <w:rPr/>
          <w:t xml:space="preserve">. Если выбрать «весь», то весь никель ЗФ будет вывозиться с файнштейном НМЗ. </w:t>
        </w:r>
      </w:ins>
      <w:ins w:id="636" w:author="Миронов В.Е." w:date="2008-02-19T16:06:00Z">
        <w:r>
          <w:rPr/>
          <w:t>Если задать число, то заданное количество никеля (в т/год) будет вывозиться с файнштейном, остальной никель – с концентратом УРФ</w:t>
        </w:r>
      </w:ins>
      <w:ins w:id="637" w:author="Миронов В.Е." w:date="2008-02-19T16:11:00Z">
        <w:r>
          <w:rPr/>
          <w:t xml:space="preserve"> (и магнитной фракцией УРФ, если задан ее вывоз)</w:t>
        </w:r>
      </w:ins>
      <w:ins w:id="638" w:author="Миронов В.Е." w:date="2008-02-19T16:07:00Z">
        <w:r>
          <w:rPr/>
          <w:t>.</w:t>
        </w:r>
      </w:ins>
    </w:p>
    <w:p>
      <w:pPr>
        <w:pStyle w:val="BodyText"/>
        <w:numPr>
          <w:ilvl w:val="0"/>
          <w:numId w:val="5"/>
        </w:numPr>
        <w:spacing w:lineRule="auto" w:line="240"/>
        <w:rPr>
          <w:ins w:id="643" w:author="Миронов В.Е." w:date="2008-02-18T16:18:00Z"/>
          <w:b/>
        </w:rPr>
      </w:pPr>
      <w:ins w:id="640" w:author="Миронов В.Е." w:date="2008-02-18T16:00:00Z">
        <w:r>
          <w:rPr>
            <w:b/>
          </w:rPr>
          <w:t xml:space="preserve">Количество </w:t>
        </w:r>
      </w:ins>
      <w:ins w:id="641" w:author="Миронов В.Е." w:date="2008-02-18T16:00:00Z">
        <w:r>
          <w:rPr>
            <w:b/>
            <w:lang w:val="en-US"/>
          </w:rPr>
          <w:t>Ni</w:t>
        </w:r>
      </w:ins>
      <w:ins w:id="642" w:author="Миронов В.Е." w:date="2008-02-18T16:00:00Z">
        <w:r>
          <w:rPr>
            <w:b/>
          </w:rPr>
          <w:t xml:space="preserve"> шлака на НЗ, т/т к-та НОФ</w:t>
        </w:r>
      </w:ins>
    </w:p>
    <w:p>
      <w:pPr>
        <w:pStyle w:val="BodyText"/>
        <w:numPr>
          <w:ilvl w:val="1"/>
          <w:numId w:val="5"/>
        </w:numPr>
        <w:rPr>
          <w:ins w:id="645" w:author="Миронов В.Е." w:date="2008-02-18T16:18:00Z"/>
        </w:rPr>
      </w:pPr>
      <w:ins w:id="644" w:author="Миронов В.Е." w:date="2008-02-18T16:18:00Z">
        <w:r>
          <w:rPr/>
          <w:t>нулевое значение (число 0,00)</w:t>
        </w:r>
      </w:ins>
    </w:p>
    <w:p>
      <w:pPr>
        <w:pStyle w:val="BodyText"/>
        <w:numPr>
          <w:ilvl w:val="1"/>
          <w:numId w:val="5"/>
        </w:numPr>
        <w:rPr>
          <w:ins w:id="647" w:author="Миронов В.Е." w:date="2008-02-18T16:18:00Z"/>
        </w:rPr>
      </w:pPr>
      <w:ins w:id="646" w:author="Миронов В.Е." w:date="2008-02-18T16:18:00Z">
        <w:r>
          <w:rPr/>
          <w:t>весь</w:t>
        </w:r>
      </w:ins>
    </w:p>
    <w:p>
      <w:pPr>
        <w:pStyle w:val="BodyText"/>
        <w:numPr>
          <w:ilvl w:val="1"/>
          <w:numId w:val="5"/>
        </w:numPr>
        <w:rPr>
          <w:ins w:id="649" w:author="Миронов В.Е." w:date="2008-02-20T13:43:00Z"/>
          <w:lang w:val="ru-RU"/>
        </w:rPr>
      </w:pPr>
      <w:ins w:id="648" w:author="Миронов В.Е." w:date="2008-02-18T16:18:00Z">
        <w:r>
          <w:rPr/>
          <w:t>текущее значение (число или предыдущее числовое значение, если выбрано значение «весь»)</w:t>
        </w:r>
      </w:ins>
    </w:p>
    <w:p>
      <w:pPr>
        <w:pStyle w:val="BodyText"/>
        <w:numPr>
          <w:ilvl w:val="0"/>
          <w:numId w:val="0"/>
        </w:numPr>
        <w:ind w:firstLine="851" w:start="0" w:end="0"/>
        <w:rPr>
          <w:ins w:id="663" w:author="Миронов В.Е." w:date="2008-02-20T13:53:00Z"/>
        </w:rPr>
      </w:pPr>
      <w:ins w:id="650" w:author="Миронов В.Е." w:date="2008-02-20T13:43:00Z">
        <w:r>
          <w:rPr/>
          <w:t xml:space="preserve">Параметр доступен только при выборе значения «3 завода» показателя «Размещение головных переделов». При выборе прочих значений </w:t>
        </w:r>
      </w:ins>
      <w:ins w:id="651" w:author="Миронов В.Е." w:date="2008-02-20T13:46:00Z">
        <w:r>
          <w:rPr/>
          <w:t xml:space="preserve">показателя «Размещение головных переделов» </w:t>
        </w:r>
      </w:ins>
      <w:ins w:id="652" w:author="Миронов В.Е." w:date="2008-02-20T14:00:00Z">
        <w:r>
          <w:rPr/>
          <w:t xml:space="preserve">никелевый шлак МЗ поступает в переработку на НМЗ, а </w:t>
        </w:r>
      </w:ins>
      <w:ins w:id="653" w:author="Миронов В.Е." w:date="2008-02-20T13:45:00Z">
        <w:r>
          <w:rPr/>
          <w:t>знач</w:t>
        </w:r>
      </w:ins>
      <w:ins w:id="654" w:author="Миронов В.Е." w:date="2008-02-20T13:43:00Z">
        <w:r>
          <w:rPr/>
          <w:t xml:space="preserve">ение </w:t>
        </w:r>
      </w:ins>
      <w:ins w:id="655" w:author="Миронов В.Е." w:date="2008-02-20T14:01:00Z">
        <w:r>
          <w:rPr/>
          <w:t xml:space="preserve">описываемого </w:t>
        </w:r>
      </w:ins>
      <w:ins w:id="656" w:author="Миронов В.Е." w:date="2008-02-20T13:43:00Z">
        <w:r>
          <w:rPr/>
          <w:t xml:space="preserve">параметра </w:t>
        </w:r>
      </w:ins>
      <w:ins w:id="657" w:author="Миронов В.Е." w:date="2008-02-20T14:01:00Z">
        <w:r>
          <w:rPr/>
          <w:t xml:space="preserve">на экране </w:t>
        </w:r>
      </w:ins>
      <w:ins w:id="658" w:author="Миронов В.Е." w:date="2008-02-20T13:43:00Z">
        <w:r>
          <w:rPr/>
          <w:t>не отображается (пустая ячейка с заливкой светло-желтого цвета).</w:t>
        </w:r>
      </w:ins>
      <w:ins w:id="659" w:author="Миронов В.Е." w:date="2008-02-20T13:49:00Z">
        <w:r>
          <w:rPr/>
          <w:t xml:space="preserve"> Количество никелевого шлака МЗ, поступающе</w:t>
        </w:r>
      </w:ins>
      <w:ins w:id="660" w:author="Миронов В.Е." w:date="2008-02-20T13:53:00Z">
        <w:r>
          <w:rPr/>
          <w:t xml:space="preserve">го в переработку </w:t>
        </w:r>
      </w:ins>
      <w:ins w:id="661" w:author="Миронов В.Е." w:date="2008-02-20T13:50:00Z">
        <w:r>
          <w:rPr/>
          <w:t>на НЗ, задается в виде удельной величины – т шлака на 1 т концентрата НОФ. Пользователь имеет возможность ввести произвольное число (например, 0,15)</w:t>
        </w:r>
      </w:ins>
      <w:ins w:id="662" w:author="Миронов В.Е." w:date="2008-02-20T13:53:00Z">
        <w:r>
          <w:rPr/>
          <w:t xml:space="preserve"> или выбрать значение из раскрывающегося списка.</w:t>
        </w:r>
      </w:ins>
    </w:p>
    <w:p>
      <w:pPr>
        <w:pStyle w:val="BodyText"/>
        <w:numPr>
          <w:ilvl w:val="0"/>
          <w:numId w:val="0"/>
        </w:numPr>
        <w:ind w:firstLine="851" w:start="0" w:end="0"/>
        <w:rPr>
          <w:ins w:id="670" w:author="Миронов В.Е." w:date="2008-02-20T14:05:00Z"/>
        </w:rPr>
      </w:pPr>
      <w:ins w:id="664" w:author="Миронов В.Е." w:date="2008-02-20T13:53:00Z">
        <w:r>
          <w:rPr/>
          <w:t xml:space="preserve">При вводе произвольного удельного расхода в случае, если рассчитанное по введенному удельному расходу количество шлака превышает расчетное получаемое количество </w:t>
        </w:r>
      </w:ins>
      <w:ins w:id="665" w:author="Миронов В.Е." w:date="2008-02-20T14:02:00Z">
        <w:r>
          <w:rPr/>
          <w:t xml:space="preserve">никелевого </w:t>
        </w:r>
      </w:ins>
      <w:ins w:id="666" w:author="Миронов В.Е." w:date="2008-02-20T13:56:00Z">
        <w:r>
          <w:rPr/>
          <w:t xml:space="preserve">шлака </w:t>
        </w:r>
      </w:ins>
      <w:ins w:id="667" w:author="Миронов В.Е." w:date="2008-02-20T13:54:00Z">
        <w:r>
          <w:rPr/>
          <w:t xml:space="preserve">на МЗ, на НЗ поступает весь никелевый шлак. </w:t>
        </w:r>
      </w:ins>
      <w:ins w:id="668" w:author="Миронов В.Е." w:date="2008-02-20T13:57:00Z">
        <w:r>
          <w:rPr/>
          <w:t>Так как задается удельная величина, то при обнулении загрузки НЗ</w:t>
        </w:r>
      </w:ins>
      <w:ins w:id="669" w:author="Миронов В.Е." w:date="2008-02-20T13:59:00Z">
        <w:r>
          <w:rPr/>
          <w:t xml:space="preserve"> независимо от значения данного показателя весь никелевый шлак МЗ поступает на НМЗ.</w:t>
        </w:r>
      </w:ins>
    </w:p>
    <w:p>
      <w:pPr>
        <w:pStyle w:val="BodyText"/>
        <w:numPr>
          <w:ilvl w:val="0"/>
          <w:numId w:val="0"/>
        </w:numPr>
        <w:ind w:firstLine="851" w:start="0" w:end="0"/>
        <w:rPr>
          <w:ins w:id="674" w:author="Миронов В.Е." w:date="2008-02-18T16:19:00Z"/>
        </w:rPr>
      </w:pPr>
      <w:ins w:id="671" w:author="Миронов В.Е." w:date="2008-02-20T14:05:00Z">
        <w:r>
          <w:rPr/>
          <w:t xml:space="preserve">При выборе значения «0,00» из раскрывающегося списка весь никелевый шлак МЗ поступает </w:t>
        </w:r>
      </w:ins>
      <w:ins w:id="672" w:author="Миронов В.Е." w:date="2008-02-20T14:08:00Z">
        <w:r>
          <w:rPr/>
          <w:t xml:space="preserve">в переработку </w:t>
        </w:r>
      </w:ins>
      <w:ins w:id="673" w:author="Миронов В.Е." w:date="2008-02-20T14:05:00Z">
        <w:r>
          <w:rPr/>
          <w:t>на НМЗ. При выборе значения «весь» весь никелевый шлак МЗ поступает на НЗ.</w:t>
        </w:r>
      </w:ins>
    </w:p>
    <w:p>
      <w:pPr>
        <w:pStyle w:val="BodyText"/>
        <w:numPr>
          <w:ilvl w:val="0"/>
          <w:numId w:val="5"/>
        </w:numPr>
        <w:spacing w:lineRule="auto" w:line="240"/>
        <w:rPr>
          <w:ins w:id="676" w:author="Миронов В.Е." w:date="2008-02-18T16:20:00Z"/>
          <w:b/>
        </w:rPr>
      </w:pPr>
      <w:ins w:id="675" w:author="Миронов В.Е." w:date="2008-02-18T16:01:00Z">
        <w:r>
          <w:rPr>
            <w:b/>
          </w:rPr>
          <w:t>Мощность ГМП НМЗ (для расчета переработки к-та КУР)</w:t>
        </w:r>
      </w:ins>
    </w:p>
    <w:p>
      <w:pPr>
        <w:pStyle w:val="BodyText"/>
        <w:numPr>
          <w:ilvl w:val="1"/>
          <w:numId w:val="5"/>
        </w:numPr>
        <w:spacing w:lineRule="auto" w:line="240"/>
        <w:rPr>
          <w:ins w:id="679" w:author="Миронов В.Е." w:date="2008-02-18T16:21:00Z"/>
          <w:b w:val="false"/>
        </w:rPr>
      </w:pPr>
      <w:ins w:id="677" w:author="Миронов В.Е." w:date="2008-02-18T16:23:00Z">
        <w:r>
          <w:rPr>
            <w:b w:val="false"/>
          </w:rPr>
          <w:t>с</w:t>
        </w:r>
      </w:ins>
      <w:ins w:id="678" w:author="Миронов В.Е." w:date="2008-02-18T16:21:00Z">
        <w:r>
          <w:rPr>
            <w:b w:val="false"/>
          </w:rPr>
          <w:t>тандартное значение 1 (число 1000)</w:t>
        </w:r>
      </w:ins>
    </w:p>
    <w:p>
      <w:pPr>
        <w:pStyle w:val="BodyText"/>
        <w:numPr>
          <w:ilvl w:val="1"/>
          <w:numId w:val="5"/>
        </w:numPr>
        <w:spacing w:lineRule="auto" w:line="240"/>
        <w:rPr>
          <w:ins w:id="682" w:author="Миронов В.Е." w:date="2008-02-18T16:21:00Z"/>
          <w:b w:val="false"/>
        </w:rPr>
      </w:pPr>
      <w:ins w:id="680" w:author="Миронов В.Е." w:date="2008-02-18T16:23:00Z">
        <w:r>
          <w:rPr>
            <w:b w:val="false"/>
          </w:rPr>
          <w:t>с</w:t>
        </w:r>
      </w:ins>
      <w:ins w:id="681" w:author="Миронов В.Е." w:date="2008-02-18T16:21:00Z">
        <w:r>
          <w:rPr>
            <w:b w:val="false"/>
          </w:rPr>
          <w:t>тандартное значение 2 (число 1200)</w:t>
        </w:r>
      </w:ins>
    </w:p>
    <w:p>
      <w:pPr>
        <w:pStyle w:val="BodyText"/>
        <w:numPr>
          <w:ilvl w:val="1"/>
          <w:numId w:val="5"/>
        </w:numPr>
        <w:spacing w:lineRule="auto" w:line="240"/>
        <w:rPr>
          <w:ins w:id="684" w:author="Миронов В.Е." w:date="2008-02-18T16:21:00Z"/>
          <w:b w:val="false"/>
        </w:rPr>
      </w:pPr>
      <w:ins w:id="683" w:author="Миронов В.Е." w:date="2008-02-18T16:21:00Z">
        <w:r>
          <w:rPr>
            <w:b w:val="false"/>
          </w:rPr>
          <w:t>без к-та КУР</w:t>
        </w:r>
      </w:ins>
    </w:p>
    <w:p>
      <w:pPr>
        <w:pStyle w:val="BodyText"/>
        <w:numPr>
          <w:ilvl w:val="1"/>
          <w:numId w:val="5"/>
        </w:numPr>
        <w:spacing w:lineRule="auto" w:line="240"/>
        <w:rPr>
          <w:ins w:id="686" w:author="Миронов В.Е." w:date="2008-02-20T14:11:00Z"/>
        </w:rPr>
      </w:pPr>
      <w:ins w:id="685" w:author="Миронов В.Е." w:date="2008-02-18T16:21:00Z">
        <w:r>
          <w:rPr/>
          <w:t>текущее значение (число или предыдущее числовое значение, если выбрано значение «без к-та КУР»)</w:t>
        </w:r>
      </w:ins>
    </w:p>
    <w:p>
      <w:pPr>
        <w:pStyle w:val="BodyText"/>
        <w:spacing w:lineRule="auto" w:line="240"/>
        <w:ind w:firstLine="851" w:end="0"/>
        <w:rPr>
          <w:ins w:id="697" w:author="Миронов В.Е." w:date="2008-02-20T14:26:00Z"/>
        </w:rPr>
      </w:pPr>
      <w:ins w:id="687" w:author="Миронов В.Е." w:date="2008-02-20T14:11:00Z">
        <w:r>
          <w:rPr/>
          <w:t xml:space="preserve">Значение данного показателя задает </w:t>
        </w:r>
      </w:ins>
      <w:ins w:id="688" w:author="Миронов В.Е." w:date="2008-02-20T14:21:00Z">
        <w:r>
          <w:rPr/>
          <w:t xml:space="preserve">общую </w:t>
        </w:r>
      </w:ins>
      <w:ins w:id="689" w:author="Миронов В.Е." w:date="2008-02-20T14:12:00Z">
        <w:r>
          <w:rPr/>
          <w:t xml:space="preserve">производительность ГМП НМЗ </w:t>
        </w:r>
      </w:ins>
      <w:ins w:id="690" w:author="Миронов В.Е." w:date="2008-02-20T14:19:00Z">
        <w:r>
          <w:rPr/>
          <w:t xml:space="preserve">по переработке никель-пирротиновых концентратов на автоклавном переделе </w:t>
        </w:r>
      </w:ins>
      <w:ins w:id="691" w:author="Миронов В.Е." w:date="2008-02-20T14:12:00Z">
        <w:r>
          <w:rPr/>
          <w:t>(в тыс. т/год</w:t>
        </w:r>
      </w:ins>
      <w:ins w:id="692" w:author="Миронов В.Е." w:date="2008-02-20T14:21:00Z">
        <w:r>
          <w:rPr/>
          <w:t>)</w:t>
        </w:r>
      </w:ins>
      <w:ins w:id="693" w:author="Миронов В.Е." w:date="2008-02-20T14:12:00Z">
        <w:r>
          <w:rPr/>
          <w:t>, включая пирротиновый концентрат КУР</w:t>
        </w:r>
      </w:ins>
      <w:ins w:id="694" w:author="Миронов В.Е." w:date="2008-02-20T14:22:00Z">
        <w:r>
          <w:rPr/>
          <w:t xml:space="preserve">. </w:t>
        </w:r>
      </w:ins>
      <w:ins w:id="695" w:author="Миронов В.Е." w:date="2008-02-20T14:24:00Z">
        <w:r>
          <w:rPr/>
          <w:t xml:space="preserve">Исходя из заданного значения программой определяется возможность переработки (наличие свободных мощностей) и рассчитывается </w:t>
        </w:r>
      </w:ins>
      <w:ins w:id="696" w:author="Миронов В.Е." w:date="2008-02-20T14:26:00Z">
        <w:r>
          <w:rPr/>
          <w:t>количество перерабатываемого в ГМП НМЗ пирротинового концентрата КУР (по алгоритму догрузки до заданного значения).</w:t>
        </w:r>
      </w:ins>
    </w:p>
    <w:p>
      <w:pPr>
        <w:pStyle w:val="BodyText"/>
        <w:spacing w:lineRule="auto" w:line="240"/>
        <w:ind w:firstLine="851" w:end="0"/>
        <w:rPr>
          <w:ins w:id="701" w:author="Миронов В.Е." w:date="2008-02-18T16:01:00Z"/>
        </w:rPr>
      </w:pPr>
      <w:ins w:id="698" w:author="Миронов В.Е." w:date="2008-02-20T14:28:00Z">
        <w:r>
          <w:rPr/>
          <w:t xml:space="preserve">Для удобства пользователя раскрывающийся список содержит два стандартных значения (1000 и 1200 тыс. т/год) и опцию </w:t>
        </w:r>
      </w:ins>
      <w:ins w:id="699" w:author="Миронов В.Е." w:date="2008-02-20T14:30:00Z">
        <w:r>
          <w:rPr/>
          <w:t>«без к-та КУР». При выборе последней догрузка ГМП НМЗ пирротиновым концентратом КУР не производится, в автоклавах перерабатываются текущие никель-пирротиновые концентраты ПООФ.</w:t>
        </w:r>
      </w:ins>
      <w:ins w:id="700" w:author="Миронов В.Е." w:date="2008-02-20T14:34:00Z">
        <w:r>
          <w:rPr/>
          <w:t xml:space="preserve"> Пользователь имеет возможность ввести произвольное числовое значение показателя.</w:t>
        </w:r>
      </w:ins>
    </w:p>
    <w:p>
      <w:pPr>
        <w:pStyle w:val="BodyText"/>
        <w:numPr>
          <w:ilvl w:val="0"/>
          <w:numId w:val="5"/>
        </w:numPr>
        <w:spacing w:lineRule="auto" w:line="240"/>
        <w:rPr>
          <w:ins w:id="706" w:author="Миронов В.Е." w:date="2008-02-18T16:24:00Z"/>
          <w:b/>
        </w:rPr>
      </w:pPr>
      <w:ins w:id="702" w:author="Миронов В.Е." w:date="2008-02-18T16:01:00Z">
        <w:r>
          <w:rPr>
            <w:b/>
          </w:rPr>
          <w:t xml:space="preserve">Технология автоклавной переработки </w:t>
        </w:r>
      </w:ins>
      <w:ins w:id="703" w:author="Миронов В.Е." w:date="2008-02-18T16:01:00Z">
        <w:r>
          <w:rPr>
            <w:b/>
            <w:lang w:val="en-US"/>
          </w:rPr>
          <w:t>Ni</w:t>
        </w:r>
      </w:ins>
      <w:ins w:id="704" w:author="Миронов В.Е." w:date="2008-02-18T16:01:00Z">
        <w:r>
          <w:rPr>
            <w:b/>
            <w:lang w:val="ru-RU"/>
          </w:rPr>
          <w:t>-</w:t>
        </w:r>
      </w:ins>
      <w:ins w:id="705" w:author="Миронов В.Е." w:date="2008-02-18T16:01:00Z">
        <w:r>
          <w:rPr>
            <w:b/>
          </w:rPr>
          <w:t>Ро к-тов</w:t>
        </w:r>
      </w:ins>
    </w:p>
    <w:p>
      <w:pPr>
        <w:pStyle w:val="BodyText"/>
        <w:numPr>
          <w:ilvl w:val="1"/>
          <w:numId w:val="5"/>
        </w:numPr>
        <w:spacing w:lineRule="auto" w:line="240"/>
        <w:rPr>
          <w:ins w:id="708" w:author="Миронов В.Е." w:date="2008-02-18T16:24:00Z"/>
          <w:b w:val="false"/>
        </w:rPr>
      </w:pPr>
      <w:ins w:id="707" w:author="Миронов В.Е." w:date="2008-02-18T16:24:00Z">
        <w:r>
          <w:rPr>
            <w:b w:val="false"/>
          </w:rPr>
          <w:t>существующая («существ.»)</w:t>
        </w:r>
      </w:ins>
    </w:p>
    <w:p>
      <w:pPr>
        <w:pStyle w:val="BodyText"/>
        <w:numPr>
          <w:ilvl w:val="1"/>
          <w:numId w:val="5"/>
        </w:numPr>
        <w:spacing w:lineRule="auto" w:line="240"/>
        <w:rPr>
          <w:ins w:id="710" w:author="Миронов В.Е." w:date="2008-02-20T15:52:00Z"/>
          <w:lang w:val="ru-RU"/>
        </w:rPr>
      </w:pPr>
      <w:ins w:id="709" w:author="Миронов В.Е." w:date="2008-02-18T16:24:00Z">
        <w:r>
          <w:rPr>
            <w:b w:val="false"/>
          </w:rPr>
          <w:t>новая</w:t>
        </w:r>
      </w:ins>
    </w:p>
    <w:p>
      <w:pPr>
        <w:pStyle w:val="BodyText"/>
        <w:spacing w:lineRule="auto" w:line="240"/>
        <w:ind w:firstLine="851" w:end="0"/>
        <w:rPr>
          <w:ins w:id="737" w:author="Миронов В.Е." w:date="2008-02-20T16:03:00Z"/>
        </w:rPr>
      </w:pPr>
      <w:ins w:id="711" w:author="Миронов В.Е." w:date="2008-02-20T15:56:00Z">
        <w:r>
          <w:rPr/>
          <w:t xml:space="preserve">Значение «новая» доступно только при выборе значения «все на НМЗ» показателя «Размещение головных переделов». </w:t>
        </w:r>
      </w:ins>
      <w:ins w:id="712" w:author="Миронов В.Е." w:date="2008-02-20T15:58:00Z">
        <w:r>
          <w:rPr/>
          <w:t xml:space="preserve">Значение «существ.» доступно всегда. Если </w:t>
        </w:r>
      </w:ins>
      <w:ins w:id="713" w:author="Миронов В.Е." w:date="2008-02-20T16:05:00Z">
        <w:r>
          <w:rPr/>
          <w:t>на момент</w:t>
        </w:r>
      </w:ins>
      <w:ins w:id="714" w:author="Миронов В.Е." w:date="2008-02-20T15:59:00Z">
        <w:r>
          <w:rPr/>
          <w:t xml:space="preserve"> переход</w:t>
        </w:r>
      </w:ins>
      <w:ins w:id="715" w:author="Миронов В.Е." w:date="2008-02-20T16:05:00Z">
        <w:r>
          <w:rPr/>
          <w:t>а</w:t>
        </w:r>
      </w:ins>
      <w:ins w:id="716" w:author="Миронов В.Е." w:date="2008-02-20T15:59:00Z">
        <w:r>
          <w:rPr/>
          <w:t xml:space="preserve"> со значения «все на НМЗ» на другое значение показателя «Размещение головных переделов» </w:t>
        </w:r>
      </w:ins>
      <w:ins w:id="717" w:author="Миронов В.Е." w:date="2008-02-20T16:05:00Z">
        <w:r>
          <w:rPr/>
          <w:t xml:space="preserve">для данного параметра </w:t>
        </w:r>
      </w:ins>
      <w:ins w:id="718" w:author="Миронов В.Е." w:date="2008-02-20T16:00:00Z">
        <w:r>
          <w:rPr/>
          <w:t>установлено значение</w:t>
        </w:r>
      </w:ins>
      <w:ins w:id="719" w:author="Миронов В.Е." w:date="2008-02-20T16:05:00Z">
        <w:r>
          <w:rPr/>
          <w:t xml:space="preserve"> </w:t>
        </w:r>
      </w:ins>
      <w:ins w:id="720" w:author="Миронов В.Е." w:date="2008-02-20T16:01:00Z">
        <w:r>
          <w:rPr/>
          <w:t>«новая», то программа автоматически пересчитывает</w:t>
        </w:r>
      </w:ins>
      <w:ins w:id="721" w:author="Миронов В.Е." w:date="2008-02-20T16:06:00Z">
        <w:r>
          <w:rPr/>
          <w:t xml:space="preserve"> </w:t>
        </w:r>
      </w:ins>
      <w:ins w:id="722" w:author="Миронов В.Е." w:date="2008-02-20T16:01:00Z">
        <w:r>
          <w:rPr/>
          <w:t xml:space="preserve">баланс для значения «существ.», а надпись «новая» становится невидимой. Ячейка выбора значения </w:t>
        </w:r>
      </w:ins>
      <w:ins w:id="723" w:author="Миронов В.Е." w:date="2008-02-20T16:07:00Z">
        <w:r>
          <w:rPr/>
          <w:t xml:space="preserve">при этом </w:t>
        </w:r>
      </w:ins>
      <w:ins w:id="724" w:author="Миронов В.Е." w:date="2008-02-20T16:02:00Z">
        <w:r>
          <w:rPr/>
          <w:t xml:space="preserve">выделяется заливкой, </w:t>
        </w:r>
      </w:ins>
      <w:ins w:id="725" w:author="Миронов В.Е." w:date="2008-02-20T16:07:00Z">
        <w:r>
          <w:rPr/>
          <w:t>«</w:t>
        </w:r>
      </w:ins>
      <w:ins w:id="726" w:author="Миронов В.Е." w:date="2008-02-20T16:02:00Z">
        <w:r>
          <w:rPr/>
          <w:t>приглашая</w:t>
        </w:r>
      </w:ins>
      <w:ins w:id="727" w:author="Миронов В.Е." w:date="2008-02-20T16:07:00Z">
        <w:r>
          <w:rPr/>
          <w:t>»</w:t>
        </w:r>
      </w:ins>
      <w:ins w:id="728" w:author="Миронов В.Е." w:date="2008-02-20T16:02:00Z">
        <w:r>
          <w:rPr/>
          <w:t xml:space="preserve"> пользователя выбрать </w:t>
        </w:r>
      </w:ins>
      <w:ins w:id="729" w:author="Миронов В.Е." w:date="2008-02-20T16:12:00Z">
        <w:r>
          <w:rPr/>
          <w:t xml:space="preserve">из раскрывающегося списка </w:t>
        </w:r>
      </w:ins>
      <w:ins w:id="730" w:author="Миронов В.Е." w:date="2008-02-20T16:02:00Z">
        <w:r>
          <w:rPr/>
          <w:t xml:space="preserve">единственное доступное </w:t>
        </w:r>
      </w:ins>
      <w:ins w:id="731" w:author="Миронов В.Е." w:date="2008-02-20T16:12:00Z">
        <w:r>
          <w:rPr/>
          <w:t xml:space="preserve">для данного режима </w:t>
        </w:r>
      </w:ins>
      <w:ins w:id="732" w:author="Миронов В.Е." w:date="2008-02-20T16:02:00Z">
        <w:r>
          <w:rPr/>
          <w:t>значение «существ.»</w:t>
        </w:r>
      </w:ins>
      <w:ins w:id="733" w:author="Миронов В.Е." w:date="2008-02-20T16:10:00Z">
        <w:r>
          <w:rPr/>
          <w:t xml:space="preserve"> </w:t>
        </w:r>
      </w:ins>
      <w:ins w:id="734" w:author="Миронов В.Е." w:date="2008-02-20T16:08:00Z">
        <w:r>
          <w:rPr/>
          <w:t>(с целью корректного отображения установленных значений параметров расчета на листе «ВЫБОР»</w:t>
        </w:r>
      </w:ins>
      <w:ins w:id="735" w:author="Миронов В.Е." w:date="2008-02-20T16:03:00Z">
        <w:r>
          <w:rPr/>
          <w:t>).</w:t>
        </w:r>
      </w:ins>
      <w:ins w:id="736" w:author="Миронов В.Е." w:date="2008-02-20T16:01:00Z">
        <w:r>
          <w:rPr/>
          <w:t xml:space="preserve"> </w:t>
        </w:r>
      </w:ins>
    </w:p>
    <w:p>
      <w:pPr>
        <w:pStyle w:val="BodyText"/>
        <w:spacing w:lineRule="auto" w:line="240"/>
        <w:ind w:firstLine="851" w:end="0"/>
        <w:rPr>
          <w:ins w:id="742" w:author="Миронов В.Е." w:date="2008-02-20T15:56:00Z"/>
        </w:rPr>
      </w:pPr>
      <w:ins w:id="738" w:author="Миронов В.Е." w:date="2008-02-20T16:17:00Z">
        <w:r>
          <w:rPr/>
          <w:t xml:space="preserve">Под существующей технологией в опытной версии программного комплекса подразумевается усовершенствованная существующая технология ГМП НМЗ (с оборотом хвостов ССФ). Под новой технологией </w:t>
        </w:r>
      </w:ins>
      <w:ins w:id="739" w:author="Миронов В.Е." w:date="2008-02-20T16:21:00Z">
        <w:r>
          <w:rPr/>
          <w:t>– а</w:t>
        </w:r>
      </w:ins>
      <w:ins w:id="740" w:author="Миронов В.Е." w:date="2008-02-20T16:18:00Z">
        <w:r>
          <w:rPr/>
          <w:t>втоклавно-декантационная технология переработки никель-пирротиновых концентратов</w:t>
        </w:r>
      </w:ins>
      <w:ins w:id="741" w:author="Миронов В.Е." w:date="2008-02-20T16:20:00Z">
        <w:r>
          <w:rPr/>
          <w:t>.</w:t>
        </w:r>
      </w:ins>
    </w:p>
    <w:p>
      <w:pPr>
        <w:pStyle w:val="BodyText"/>
        <w:numPr>
          <w:ilvl w:val="0"/>
          <w:numId w:val="5"/>
        </w:numPr>
        <w:spacing w:lineRule="auto" w:line="240"/>
        <w:rPr>
          <w:ins w:id="745" w:author="Миронов В.Е." w:date="2008-02-18T16:26:00Z"/>
          <w:b/>
        </w:rPr>
      </w:pPr>
      <w:ins w:id="743" w:author="Миронов В.Е." w:date="2008-02-18T16:02:00Z">
        <w:r>
          <w:rPr>
            <w:b/>
            <w:lang w:val="ru-RU"/>
          </w:rPr>
          <w:t>Ni</w:t>
        </w:r>
      </w:ins>
      <w:ins w:id="744" w:author="Миронов В.Е." w:date="2008-02-18T16:02:00Z">
        <w:r>
          <w:rPr>
            <w:b/>
          </w:rPr>
          <w:t xml:space="preserve"> концентрат НОФ богатый</w:t>
        </w:r>
      </w:ins>
    </w:p>
    <w:p>
      <w:pPr>
        <w:pStyle w:val="BodyText"/>
        <w:numPr>
          <w:ilvl w:val="1"/>
          <w:numId w:val="5"/>
        </w:numPr>
        <w:spacing w:lineRule="auto" w:line="240"/>
        <w:rPr>
          <w:ins w:id="748" w:author="Миронов В.Е." w:date="2008-02-18T16:26:00Z"/>
          <w:b w:val="false"/>
        </w:rPr>
      </w:pPr>
      <w:ins w:id="746" w:author="Миронов В.Е." w:date="2008-02-18T16:32:00Z">
        <w:r>
          <w:rPr/>
          <w:t>в</w:t>
        </w:r>
      </w:ins>
      <w:ins w:id="747" w:author="Миронов В.Е." w:date="2008-02-18T16:26:00Z">
        <w:r>
          <w:rPr>
            <w:b w:val="false"/>
          </w:rPr>
          <w:t xml:space="preserve"> плавку</w:t>
        </w:r>
      </w:ins>
    </w:p>
    <w:p>
      <w:pPr>
        <w:pStyle w:val="BodyText"/>
        <w:numPr>
          <w:ilvl w:val="1"/>
          <w:numId w:val="5"/>
        </w:numPr>
        <w:spacing w:lineRule="auto" w:line="240"/>
        <w:rPr>
          <w:ins w:id="751" w:author="Миронов В.Е." w:date="2008-02-18T16:29:00Z"/>
        </w:rPr>
      </w:pPr>
      <w:ins w:id="749" w:author="Миронов В.Е." w:date="2008-02-18T16:32:00Z">
        <w:r>
          <w:rPr/>
          <w:t>н</w:t>
        </w:r>
      </w:ins>
      <w:ins w:id="750" w:author="Миронов В.Е." w:date="2008-02-18T16:26:00Z">
        <w:r>
          <w:rPr>
            <w:b w:val="false"/>
          </w:rPr>
          <w:t>а сернокислотную обработку («на серн. обр.»)</w:t>
        </w:r>
      </w:ins>
    </w:p>
    <w:p>
      <w:pPr>
        <w:pStyle w:val="BodyText"/>
        <w:numPr>
          <w:ilvl w:val="1"/>
          <w:numId w:val="5"/>
        </w:numPr>
        <w:spacing w:lineRule="auto" w:line="240"/>
        <w:rPr>
          <w:ins w:id="754" w:author="Миронов В.Е." w:date="2008-02-20T16:21:00Z"/>
        </w:rPr>
      </w:pPr>
      <w:ins w:id="752" w:author="Миронов В.Е." w:date="2008-02-18T16:32:00Z">
        <w:r>
          <w:rPr/>
          <w:t>в</w:t>
        </w:r>
      </w:ins>
      <w:ins w:id="753" w:author="Миронов В.Е." w:date="2008-02-18T16:29:00Z">
        <w:r>
          <w:rPr/>
          <w:t xml:space="preserve"> автоклавную переработку («в автокл. пер.»)</w:t>
        </w:r>
      </w:ins>
    </w:p>
    <w:p>
      <w:pPr>
        <w:pStyle w:val="BodyText"/>
        <w:spacing w:lineRule="auto" w:line="240"/>
        <w:ind w:firstLine="851" w:end="0"/>
        <w:rPr>
          <w:ins w:id="766" w:author="Миронов В.Е." w:date="2008-02-20T16:31:00Z"/>
        </w:rPr>
      </w:pPr>
      <w:ins w:id="755" w:author="Миронов В.Е." w:date="2008-02-20T16:21:00Z">
        <w:r>
          <w:rPr/>
          <w:t xml:space="preserve">Этот и следующие два параметра определяют способ переработки </w:t>
        </w:r>
      </w:ins>
      <w:ins w:id="756" w:author="Миронов В.Е." w:date="2008-02-20T16:23:00Z">
        <w:r>
          <w:rPr/>
          <w:t xml:space="preserve">соответствующих </w:t>
        </w:r>
      </w:ins>
      <w:ins w:id="757" w:author="Миронов В.Е." w:date="2008-02-20T16:21:00Z">
        <w:r>
          <w:rPr/>
          <w:t>никелевых концентратов</w:t>
        </w:r>
      </w:ins>
      <w:ins w:id="758" w:author="Миронов В.Е." w:date="2008-02-20T16:23:00Z">
        <w:r>
          <w:rPr/>
          <w:t>.</w:t>
        </w:r>
      </w:ins>
      <w:ins w:id="759" w:author="Миронов В.Е." w:date="2008-02-20T16:25:00Z">
        <w:r>
          <w:rPr/>
          <w:t xml:space="preserve"> И</w:t>
        </w:r>
      </w:ins>
      <w:ins w:id="760" w:author="Миронов В.Е." w:date="2008-02-20T16:27:00Z">
        <w:r>
          <w:rPr/>
          <w:t>значально</w:t>
        </w:r>
      </w:ins>
      <w:ins w:id="761" w:author="Миронов В.Е." w:date="2008-02-20T16:30:00Z">
        <w:r>
          <w:rPr/>
          <w:t xml:space="preserve"> </w:t>
        </w:r>
      </w:ins>
      <w:ins w:id="762" w:author="Миронов В.Е." w:date="2008-02-20T16:26:00Z">
        <w:r>
          <w:rPr/>
          <w:t xml:space="preserve">эти параметры (как и предыдущий показатель) были предусмотрены для </w:t>
        </w:r>
      </w:ins>
      <w:ins w:id="763" w:author="Миронов В.Е." w:date="2008-02-20T16:31:00Z">
        <w:r>
          <w:rPr/>
          <w:t>расчетной оценки сокращения количества концентратов, поступающих в пирометаллургическую переработку на НМЗ по варианту одного завода («все на НМЗ»), за счет подачи их на сернокислотную обработку или в автоклавы ГМП НМЗ</w:t>
        </w:r>
      </w:ins>
      <w:ins w:id="764" w:author="Миронов В.Е." w:date="2008-02-20T16:46:00Z">
        <w:r>
          <w:rPr/>
          <w:t xml:space="preserve"> (по новой автоклавно-декантационной технологии)</w:t>
        </w:r>
      </w:ins>
      <w:ins w:id="765" w:author="Миронов В.Е." w:date="2008-02-20T16:31:00Z">
        <w:r>
          <w:rPr/>
          <w:t>.</w:t>
        </w:r>
      </w:ins>
    </w:p>
    <w:p>
      <w:pPr>
        <w:pStyle w:val="BodyText"/>
        <w:spacing w:lineRule="auto" w:line="240"/>
        <w:ind w:firstLine="851" w:end="0"/>
        <w:rPr>
          <w:ins w:id="778" w:author="Миронов В.Е." w:date="2008-02-20T16:43:00Z"/>
        </w:rPr>
      </w:pPr>
      <w:ins w:id="767" w:author="Миронов В.Е." w:date="2008-02-20T16:37:00Z">
        <w:r>
          <w:rPr/>
          <w:t>Значение «в плавку» доступно всегда. Значение «на серн. обр.» доступно при выборе значения «все на НМЗ» показателя «Размещение головных переделов»</w:t>
        </w:r>
      </w:ins>
      <w:ins w:id="768" w:author="Миронов В.Е." w:date="2008-02-20T16:39:00Z">
        <w:r>
          <w:rPr/>
          <w:t>, при этом</w:t>
        </w:r>
      </w:ins>
      <w:ins w:id="769" w:author="Миронов В.Е." w:date="2008-02-20T16:42:00Z">
        <w:r>
          <w:rPr/>
          <w:t xml:space="preserve"> </w:t>
        </w:r>
      </w:ins>
      <w:ins w:id="770" w:author="Миронов В.Е." w:date="2008-02-20T16:39:00Z">
        <w:r>
          <w:rPr/>
          <w:t>есл</w:t>
        </w:r>
      </w:ins>
      <w:ins w:id="771" w:author="Миронов В.Е." w:date="2008-02-20T16:42:00Z">
        <w:r>
          <w:rPr/>
          <w:t xml:space="preserve">и </w:t>
        </w:r>
      </w:ins>
      <w:ins w:id="772" w:author="Миронов В.Е." w:date="2008-02-20T16:39:00Z">
        <w:r>
          <w:rPr/>
          <w:t xml:space="preserve">значение показателя «Технология автоклавной переработки </w:t>
        </w:r>
      </w:ins>
      <w:ins w:id="773" w:author="Миронов В.Е." w:date="2008-02-20T16:39:00Z">
        <w:r>
          <w:rPr>
            <w:lang w:val="en-US"/>
          </w:rPr>
          <w:t>Ni</w:t>
        </w:r>
      </w:ins>
      <w:ins w:id="774" w:author="Миронов В.Е." w:date="2008-02-20T16:39:00Z">
        <w:r>
          <w:rPr>
            <w:lang w:val="ru-RU"/>
          </w:rPr>
          <w:t>-</w:t>
        </w:r>
      </w:ins>
      <w:ins w:id="775" w:author="Миронов В.Е." w:date="2008-02-20T16:39:00Z">
        <w:r>
          <w:rPr/>
          <w:t>Ро к-тов» установлено «новая</w:t>
        </w:r>
      </w:ins>
      <w:ins w:id="776" w:author="Миронов В.Е." w:date="2008-02-20T16:41:00Z">
        <w:r>
          <w:rPr/>
          <w:t>», то становится доступным для выбора также значение</w:t>
        </w:r>
      </w:ins>
      <w:ins w:id="777" w:author="Миронов В.Е." w:date="2008-02-20T16:43:00Z">
        <w:r>
          <w:rPr/>
          <w:t xml:space="preserve"> «в автокл. пер.».</w:t>
        </w:r>
      </w:ins>
    </w:p>
    <w:p>
      <w:pPr>
        <w:pStyle w:val="BodyText"/>
        <w:spacing w:lineRule="auto" w:line="240"/>
        <w:ind w:firstLine="851" w:end="0"/>
        <w:rPr>
          <w:ins w:id="785" w:author="Миронов В.Е." w:date="2008-02-18T16:02:00Z"/>
        </w:rPr>
      </w:pPr>
      <w:ins w:id="779" w:author="Миронов В.Е." w:date="2008-02-20T16:49:00Z">
        <w:r>
          <w:rPr/>
          <w:t>Если при изменении значений влияющих параметров текущее значение показателя становится недопустимым, то программа автоматически пересчитывает</w:t>
        </w:r>
      </w:ins>
      <w:ins w:id="780" w:author="Миронов В.Е." w:date="2008-02-20T16:51:00Z">
        <w:r>
          <w:rPr/>
          <w:t xml:space="preserve"> баланс для значения «в плавку», а некорректная надпись становится невидимой. Ячейка выбора значения при этом выделяется заливкой, «приглашая» пользователя выбрать из раскрывающегося списка доступное для данного режима значение (с целью корректного отображения установленных значений параметров расчета на листе «ВЫБОР»).</w:t>
        </w:r>
      </w:ins>
      <w:ins w:id="781" w:author="Миронов В.Е." w:date="2008-02-20T16:49:00Z">
        <w:r>
          <w:rPr/>
          <w:t xml:space="preserve"> </w:t>
        </w:r>
      </w:ins>
      <w:ins w:id="782" w:author="Миронов В.Е." w:date="2008-02-20T16:42:00Z">
        <w:r>
          <w:rPr/>
          <w:t xml:space="preserve"> </w:t>
        </w:r>
      </w:ins>
      <w:ins w:id="783" w:author="Миронов В.Е." w:date="2008-02-20T16:38:00Z">
        <w:r>
          <w:rPr/>
          <w:t xml:space="preserve"> </w:t>
        </w:r>
      </w:ins>
      <w:ins w:id="784" w:author="Миронов В.Е." w:date="2008-02-20T16:31:00Z">
        <w:r>
          <w:rPr/>
          <w:t xml:space="preserve"> </w:t>
        </w:r>
      </w:ins>
    </w:p>
    <w:p>
      <w:pPr>
        <w:pStyle w:val="BodyText"/>
        <w:numPr>
          <w:ilvl w:val="0"/>
          <w:numId w:val="5"/>
        </w:numPr>
        <w:rPr>
          <w:ins w:id="788" w:author="Миронов В.Е." w:date="2008-02-18T16:28:00Z"/>
          <w:b/>
        </w:rPr>
      </w:pPr>
      <w:ins w:id="786" w:author="Миронов В.Е." w:date="2008-02-18T16:02:00Z">
        <w:r>
          <w:rPr>
            <w:b/>
            <w:lang w:val="en-US"/>
          </w:rPr>
          <w:t>Ni</w:t>
        </w:r>
      </w:ins>
      <w:ins w:id="787" w:author="Миронов В.Е." w:date="2008-02-18T16:02:00Z">
        <w:r>
          <w:rPr>
            <w:b/>
          </w:rPr>
          <w:t xml:space="preserve"> концентрат НОФ бедный</w:t>
        </w:r>
      </w:ins>
    </w:p>
    <w:p>
      <w:pPr>
        <w:pStyle w:val="BodyText"/>
        <w:numPr>
          <w:ilvl w:val="1"/>
          <w:numId w:val="5"/>
        </w:numPr>
        <w:rPr>
          <w:ins w:id="791" w:author="Миронов В.Е." w:date="2008-02-18T16:28:00Z"/>
        </w:rPr>
      </w:pPr>
      <w:ins w:id="789" w:author="Миронов В.Е." w:date="2008-02-18T16:32:00Z">
        <w:r>
          <w:rPr/>
          <w:t>в</w:t>
        </w:r>
      </w:ins>
      <w:ins w:id="790" w:author="Миронов В.Е." w:date="2008-02-18T16:28:00Z">
        <w:r>
          <w:rPr/>
          <w:t xml:space="preserve"> плавку</w:t>
        </w:r>
      </w:ins>
    </w:p>
    <w:p>
      <w:pPr>
        <w:pStyle w:val="BodyText"/>
        <w:numPr>
          <w:ilvl w:val="1"/>
          <w:numId w:val="5"/>
        </w:numPr>
        <w:rPr>
          <w:ins w:id="794" w:author="Миронов В.Е." w:date="2008-02-18T16:30:00Z"/>
        </w:rPr>
      </w:pPr>
      <w:ins w:id="792" w:author="Миронов В.Е." w:date="2008-02-18T16:32:00Z">
        <w:r>
          <w:rPr/>
          <w:t>н</w:t>
        </w:r>
      </w:ins>
      <w:ins w:id="793" w:author="Миронов В.Е." w:date="2008-02-18T16:28:00Z">
        <w:r>
          <w:rPr/>
          <w:t>а сернокислотную обработку («на серн. обр.»)</w:t>
        </w:r>
      </w:ins>
    </w:p>
    <w:p>
      <w:pPr>
        <w:pStyle w:val="BodyText"/>
        <w:numPr>
          <w:ilvl w:val="1"/>
          <w:numId w:val="5"/>
        </w:numPr>
        <w:rPr>
          <w:ins w:id="797" w:author="Миронов В.Е." w:date="2008-02-20T16:58:00Z"/>
        </w:rPr>
      </w:pPr>
      <w:ins w:id="795" w:author="Миронов В.Е." w:date="2008-02-18T16:32:00Z">
        <w:r>
          <w:rPr/>
          <w:t>в</w:t>
        </w:r>
      </w:ins>
      <w:ins w:id="796" w:author="Миронов В.Е." w:date="2008-02-18T16:30:00Z">
        <w:r>
          <w:rPr/>
          <w:t xml:space="preserve"> автоклавную переработку («в автокл. пер.»)</w:t>
        </w:r>
      </w:ins>
    </w:p>
    <w:p>
      <w:pPr>
        <w:pStyle w:val="BodyText"/>
        <w:ind w:firstLine="851" w:end="0"/>
        <w:rPr>
          <w:ins w:id="799" w:author="Миронов В.Е." w:date="2008-02-18T16:28:00Z"/>
        </w:rPr>
      </w:pPr>
      <w:ins w:id="798" w:author="Миронов В.Е." w:date="2008-02-20T16:58:00Z">
        <w:r>
          <w:rPr/>
          <w:t>Описание данного параметра аналогично описанию предыдущего.</w:t>
        </w:r>
      </w:ins>
    </w:p>
    <w:p>
      <w:pPr>
        <w:pStyle w:val="BodyText"/>
        <w:numPr>
          <w:ilvl w:val="0"/>
          <w:numId w:val="5"/>
        </w:numPr>
        <w:rPr>
          <w:ins w:id="802" w:author="Миронов В.Е." w:date="2008-02-18T16:31:00Z"/>
          <w:b/>
        </w:rPr>
      </w:pPr>
      <w:ins w:id="800" w:author="Миронов В.Е." w:date="2008-02-18T16:02:00Z">
        <w:r>
          <w:rPr>
            <w:b/>
            <w:lang w:val="en-US"/>
          </w:rPr>
          <w:t>Ni</w:t>
        </w:r>
      </w:ins>
      <w:ins w:id="801" w:author="Миронов В.Е." w:date="2008-02-18T16:02:00Z">
        <w:r>
          <w:rPr>
            <w:b/>
          </w:rPr>
          <w:t xml:space="preserve"> концентрат ТОФ бедный</w:t>
        </w:r>
      </w:ins>
    </w:p>
    <w:p>
      <w:pPr>
        <w:pStyle w:val="BodyText"/>
        <w:numPr>
          <w:ilvl w:val="1"/>
          <w:numId w:val="5"/>
        </w:numPr>
        <w:rPr>
          <w:ins w:id="804" w:author="Миронов В.Е." w:date="2008-02-18T16:31:00Z"/>
        </w:rPr>
      </w:pPr>
      <w:ins w:id="803" w:author="Миронов В.Е." w:date="2008-02-18T16:31:00Z">
        <w:r>
          <w:rPr/>
          <w:t>в плавку</w:t>
        </w:r>
      </w:ins>
    </w:p>
    <w:p>
      <w:pPr>
        <w:pStyle w:val="BodyText"/>
        <w:numPr>
          <w:ilvl w:val="1"/>
          <w:numId w:val="5"/>
        </w:numPr>
        <w:rPr>
          <w:ins w:id="806" w:author="Миронов В.Е." w:date="2008-02-20T16:59:00Z"/>
        </w:rPr>
      </w:pPr>
      <w:ins w:id="805" w:author="Миронов В.Е." w:date="2008-02-18T16:31:00Z">
        <w:r>
          <w:rPr/>
          <w:t>в автоклавную переработку («в автокл. пер.»)</w:t>
        </w:r>
      </w:ins>
    </w:p>
    <w:p>
      <w:pPr>
        <w:pStyle w:val="BodyText"/>
        <w:ind w:firstLine="851" w:end="0"/>
        <w:rPr>
          <w:ins w:id="809" w:author="Миронов В.Е." w:date="2008-02-18T16:31:00Z"/>
        </w:rPr>
      </w:pPr>
      <w:ins w:id="807" w:author="Миронов В.Е." w:date="2008-02-20T16:59:00Z">
        <w:r>
          <w:rPr/>
          <w:t xml:space="preserve">Описание данного параметра аналогично описанию двух предыдущих, отличие в том, что здесь отсутствует значение </w:t>
        </w:r>
      </w:ins>
      <w:ins w:id="808" w:author="Миронов В.Е." w:date="2008-02-20T17:01:00Z">
        <w:r>
          <w:rPr/>
          <w:t>«на серн. обр.», т.к. сернокислотная обработка данного концентрата технологически нецелесообразна.</w:t>
        </w:r>
      </w:ins>
    </w:p>
    <w:p>
      <w:pPr>
        <w:pStyle w:val="BodyText"/>
        <w:numPr>
          <w:ilvl w:val="0"/>
          <w:numId w:val="5"/>
        </w:numPr>
        <w:spacing w:lineRule="auto" w:line="240"/>
        <w:rPr>
          <w:ins w:id="811" w:author="Миронов В.Е." w:date="2008-02-18T16:31:00Z"/>
          <w:b/>
        </w:rPr>
      </w:pPr>
      <w:ins w:id="810" w:author="Миронов В.Е." w:date="2008-02-18T16:03:00Z">
        <w:r>
          <w:rPr>
            <w:b/>
          </w:rPr>
          <w:t>Вывоз магнитной фракции УРФ НЗ</w:t>
        </w:r>
      </w:ins>
    </w:p>
    <w:p>
      <w:pPr>
        <w:pStyle w:val="BodyText"/>
        <w:numPr>
          <w:ilvl w:val="1"/>
          <w:numId w:val="5"/>
        </w:numPr>
        <w:spacing w:lineRule="auto" w:line="240"/>
        <w:rPr>
          <w:ins w:id="814" w:author="Миронов В.Е." w:date="2008-02-18T16:31:00Z"/>
          <w:b w:val="false"/>
        </w:rPr>
      </w:pPr>
      <w:ins w:id="812" w:author="Миронов В.Е." w:date="2008-02-18T16:31:00Z">
        <w:r>
          <w:rPr/>
          <w:t>е</w:t>
        </w:r>
      </w:ins>
      <w:ins w:id="813" w:author="Миронов В.Е." w:date="2008-02-18T16:31:00Z">
        <w:r>
          <w:rPr>
            <w:b w:val="false"/>
          </w:rPr>
          <w:t>сть</w:t>
        </w:r>
      </w:ins>
    </w:p>
    <w:p>
      <w:pPr>
        <w:pStyle w:val="BodyText"/>
        <w:numPr>
          <w:ilvl w:val="1"/>
          <w:numId w:val="5"/>
        </w:numPr>
        <w:spacing w:lineRule="auto" w:line="240"/>
        <w:rPr>
          <w:ins w:id="817" w:author="Миронов В.Е." w:date="2008-02-18T16:31:00Z"/>
          <w:b w:val="false"/>
        </w:rPr>
      </w:pPr>
      <w:ins w:id="815" w:author="Миронов В.Е." w:date="2008-02-18T16:31:00Z">
        <w:r>
          <w:rPr/>
          <w:t>н</w:t>
        </w:r>
      </w:ins>
      <w:ins w:id="816" w:author="Миронов В.Е." w:date="2008-02-18T16:31:00Z">
        <w:r>
          <w:rPr>
            <w:b w:val="false"/>
          </w:rPr>
          <w:t>ет</w:t>
        </w:r>
      </w:ins>
    </w:p>
    <w:p>
      <w:pPr>
        <w:pStyle w:val="BodyText"/>
        <w:spacing w:lineRule="auto" w:line="240"/>
        <w:ind w:firstLine="851" w:end="0"/>
        <w:rPr>
          <w:ins w:id="842" w:author="Миронов В.Е." w:date="2008-02-21T15:19:00Z"/>
        </w:rPr>
      </w:pPr>
      <w:ins w:id="818" w:author="Миронов В.Е." w:date="2008-02-21T13:54:00Z">
        <w:r>
          <w:rPr/>
          <w:t>Значение данного параметра определяет, вывозится или нет</w:t>
        </w:r>
      </w:ins>
      <w:ins w:id="819" w:author="Миронов В.Е." w:date="2008-02-21T14:02:00Z">
        <w:r>
          <w:rPr/>
          <w:t xml:space="preserve"> </w:t>
        </w:r>
      </w:ins>
      <w:ins w:id="820" w:author="Миронов В.Е." w:date="2008-02-21T13:55:00Z">
        <w:r>
          <w:rPr/>
          <w:t>магнитная фракция УРФ НЗ на переработку за предел</w:t>
        </w:r>
      </w:ins>
      <w:ins w:id="821" w:author="Миронов В.Е." w:date="2008-02-21T14:02:00Z">
        <w:r>
          <w:rPr/>
          <w:t>ы</w:t>
        </w:r>
      </w:ins>
      <w:ins w:id="822" w:author="Миронов В.Е." w:date="2008-02-21T13:55:00Z">
        <w:r>
          <w:rPr/>
          <w:t xml:space="preserve"> ЗФ. </w:t>
        </w:r>
      </w:ins>
      <w:ins w:id="823" w:author="Миронов В.Е." w:date="2008-02-21T15:17:00Z">
        <w:r>
          <w:rPr/>
          <w:t>При этом п</w:t>
        </w:r>
      </w:ins>
      <w:ins w:id="824" w:author="Миронов В.Е." w:date="2008-02-21T13:56:00Z">
        <w:r>
          <w:rPr/>
          <w:t>оказатели,</w:t>
        </w:r>
      </w:ins>
      <w:ins w:id="825" w:author="Миронов В.Е." w:date="2008-02-21T15:18:00Z">
        <w:r>
          <w:rPr/>
          <w:t xml:space="preserve"> </w:t>
        </w:r>
      </w:ins>
      <w:ins w:id="826" w:author="Миронов В.Е." w:date="2008-02-21T13:57:00Z">
        <w:r>
          <w:rPr/>
          <w:t xml:space="preserve">определяющие получение магнитной фракции, задаются на листе «ЦРФ». Если </w:t>
        </w:r>
      </w:ins>
      <w:ins w:id="827" w:author="Миронов В.Е." w:date="2008-02-21T14:35:00Z">
        <w:r>
          <w:rPr/>
          <w:t xml:space="preserve">пользователем выбрано </w:t>
        </w:r>
      </w:ins>
      <w:ins w:id="828" w:author="Миронов В.Е." w:date="2008-02-21T13:58:00Z">
        <w:r>
          <w:rPr/>
          <w:t xml:space="preserve">значение показателя «нет», а </w:t>
        </w:r>
      </w:ins>
      <w:ins w:id="829" w:author="Миронов В.Е." w:date="2008-02-21T14:35:00Z">
        <w:r>
          <w:rPr/>
          <w:t xml:space="preserve">на листе «ЦРФ» задано выделение </w:t>
        </w:r>
      </w:ins>
      <w:ins w:id="830" w:author="Миронов В.Е." w:date="2008-02-21T13:59:00Z">
        <w:r>
          <w:rPr/>
          <w:t>магнитн</w:t>
        </w:r>
      </w:ins>
      <w:ins w:id="831" w:author="Миронов В.Е." w:date="2008-02-21T14:36:00Z">
        <w:r>
          <w:rPr/>
          <w:t>ой</w:t>
        </w:r>
      </w:ins>
      <w:ins w:id="832" w:author="Миронов В.Е." w:date="2008-02-21T13:59:00Z">
        <w:r>
          <w:rPr/>
          <w:t xml:space="preserve"> фракци</w:t>
        </w:r>
      </w:ins>
      <w:ins w:id="833" w:author="Миронов В.Е." w:date="2008-02-21T14:36:00Z">
        <w:r>
          <w:rPr/>
          <w:t>и</w:t>
        </w:r>
      </w:ins>
      <w:ins w:id="834" w:author="Миронов В.Е." w:date="2008-02-21T13:59:00Z">
        <w:r>
          <w:rPr/>
          <w:t xml:space="preserve">, то она поступает </w:t>
        </w:r>
      </w:ins>
      <w:ins w:id="835" w:author="Миронов В.Е." w:date="2008-02-21T14:01:00Z">
        <w:r>
          <w:rPr/>
          <w:t xml:space="preserve">на </w:t>
        </w:r>
      </w:ins>
      <w:ins w:id="836" w:author="Миронов В.Е." w:date="2008-02-21T13:59:00Z">
        <w:r>
          <w:rPr/>
          <w:t xml:space="preserve">переработку в ОВЦ </w:t>
        </w:r>
      </w:ins>
      <w:ins w:id="837" w:author="Миронов В.Е." w:date="2008-02-21T14:01:00Z">
        <w:r>
          <w:rPr/>
          <w:t>совместно с</w:t>
        </w:r>
      </w:ins>
      <w:ins w:id="838" w:author="Миронов В.Е." w:date="2008-02-21T13:59:00Z">
        <w:r>
          <w:rPr/>
          <w:t xml:space="preserve"> никелев</w:t>
        </w:r>
      </w:ins>
      <w:ins w:id="839" w:author="Миронов В.Е." w:date="2008-02-21T14:01:00Z">
        <w:r>
          <w:rPr/>
          <w:t>ым</w:t>
        </w:r>
      </w:ins>
      <w:ins w:id="840" w:author="Миронов В.Е." w:date="2008-02-21T13:59:00Z">
        <w:r>
          <w:rPr/>
          <w:t xml:space="preserve"> концентрат</w:t>
        </w:r>
      </w:ins>
      <w:ins w:id="841" w:author="Миронов В.Е." w:date="2008-02-21T14:01:00Z">
        <w:r>
          <w:rPr/>
          <w:t>ом ЦРФ.</w:t>
        </w:r>
      </w:ins>
    </w:p>
    <w:p>
      <w:pPr>
        <w:pStyle w:val="BodyText"/>
        <w:spacing w:lineRule="auto" w:line="240"/>
        <w:ind w:firstLine="851" w:end="0"/>
        <w:rPr>
          <w:ins w:id="848" w:author="Миронов В.Е." w:date="2008-02-21T15:32:00Z"/>
        </w:rPr>
      </w:pPr>
      <w:ins w:id="843" w:author="Миронов В.Е." w:date="2008-02-21T15:24:00Z">
        <w:r>
          <w:rPr/>
          <w:t>На листе «ВЫБОР» может оказаться полезным использование сопоставительной таблицы расчетных показателей, расположенной справа от таблиц выбора значений параметров расчета.</w:t>
        </w:r>
      </w:ins>
      <w:ins w:id="844" w:author="Миронов В.Е." w:date="2008-02-21T15:26:00Z">
        <w:r>
          <w:rPr/>
          <w:t xml:space="preserve"> Здесь приведено несколько расчетных показателей для оперативного контроля результатов выбора значений параметров расчета.</w:t>
        </w:r>
      </w:ins>
      <w:ins w:id="845" w:author="Миронов В.Е." w:date="2008-02-21T15:28:00Z">
        <w:r>
          <w:rPr/>
          <w:t xml:space="preserve"> В заголовке таблицы для </w:t>
        </w:r>
      </w:ins>
      <w:ins w:id="846" w:author="Миронов В.Е." w:date="2008-02-21T15:30:00Z">
        <w:r>
          <w:rPr/>
          <w:t>области «Значение» зарезервировано два столбца. Ячейка заголовка правого столбца выделена заливкой светло-желтого цвета</w:t>
        </w:r>
      </w:ins>
      <w:ins w:id="847" w:author="Миронов В.Е." w:date="2008-02-21T15:32:00Z">
        <w:r>
          <w:rPr/>
          <w:t xml:space="preserve"> и доступна для изменения. При выборе ячейки становятся доступными подсказка и кнопка раскрывающегося списка.</w:t>
        </w:r>
      </w:ins>
    </w:p>
    <w:p>
      <w:pPr>
        <w:pStyle w:val="BodyText"/>
        <w:spacing w:lineRule="auto" w:line="240"/>
        <w:ind w:firstLine="851" w:end="0"/>
        <w:rPr>
          <w:ins w:id="861" w:author="Миронов В.Е." w:date="2008-02-21T15:46:00Z"/>
        </w:rPr>
      </w:pPr>
      <w:ins w:id="849" w:author="Миронов В.Е." w:date="2008-02-21T15:34:00Z">
        <w:r>
          <w:rPr/>
          <w:t xml:space="preserve">Раскрывающийся список содержит два значения: текущее и фиксированное («фиксиров.»). При выборе значения «текущее», </w:t>
        </w:r>
      </w:ins>
      <w:ins w:id="850" w:author="Миронов В.Е." w:date="2008-02-21T15:36:00Z">
        <w:r>
          <w:rPr/>
          <w:t>значения в столбце будут повторять значения в столбце слева. При выборе «фиксиров.» значения фиксируются для данного варианта расчета</w:t>
        </w:r>
      </w:ins>
      <w:ins w:id="851" w:author="Миронов В.Е." w:date="2008-02-21T15:40:00Z">
        <w:r>
          <w:rPr/>
          <w:t>,</w:t>
        </w:r>
      </w:ins>
      <w:ins w:id="852" w:author="Миронов В.Е." w:date="2008-02-21T15:36:00Z">
        <w:r>
          <w:rPr/>
          <w:t xml:space="preserve"> и у пользователя появляется возможность сравни</w:t>
        </w:r>
      </w:ins>
      <w:ins w:id="853" w:author="Миронов В.Е." w:date="2008-02-21T15:39:00Z">
        <w:r>
          <w:rPr/>
          <w:t>вать</w:t>
        </w:r>
      </w:ins>
      <w:ins w:id="854" w:author="Миронов В.Е." w:date="2008-02-21T15:36:00Z">
        <w:r>
          <w:rPr/>
          <w:t xml:space="preserve"> их со значениями </w:t>
        </w:r>
      </w:ins>
      <w:ins w:id="855" w:author="Миронов В.Е." w:date="2008-02-21T15:40:00Z">
        <w:r>
          <w:rPr/>
          <w:t xml:space="preserve">в столбце слева, </w:t>
        </w:r>
      </w:ins>
      <w:ins w:id="856" w:author="Миронов В.Е." w:date="2008-02-21T15:42:00Z">
        <w:r>
          <w:rPr/>
          <w:t xml:space="preserve">продолжающими </w:t>
        </w:r>
      </w:ins>
      <w:ins w:id="857" w:author="Миронов В.Е." w:date="2008-02-21T15:40:00Z">
        <w:r>
          <w:rPr/>
          <w:t>изменя</w:t>
        </w:r>
      </w:ins>
      <w:ins w:id="858" w:author="Миронов В.Е." w:date="2008-02-21T15:42:00Z">
        <w:r>
          <w:rPr/>
          <w:t>ться</w:t>
        </w:r>
      </w:ins>
      <w:ins w:id="859" w:author="Миронов В.Е." w:date="2008-02-21T15:40:00Z">
        <w:r>
          <w:rPr/>
          <w:t xml:space="preserve"> в соответствии с выбором пользователя для других вариантов расчета. </w:t>
        </w:r>
      </w:ins>
      <w:ins w:id="860" w:author="Миронов В.Е." w:date="2008-02-21T15:43:00Z">
        <w:r>
          <w:rPr/>
          <w:t>В крайнем правом столбце таблицы при этом будет отображаться разность текущих и зафиксированных значений.</w:t>
        </w:r>
      </w:ins>
    </w:p>
    <w:p>
      <w:pPr>
        <w:pStyle w:val="BodyText"/>
        <w:spacing w:lineRule="auto" w:line="240"/>
        <w:ind w:firstLine="851" w:end="0"/>
        <w:rPr>
          <w:ins w:id="868" w:author="Миронов В.Е." w:date="2008-02-21T15:55:00Z"/>
        </w:rPr>
      </w:pPr>
      <w:ins w:id="862" w:author="Миронов В.Е." w:date="2008-02-21T15:46:00Z">
        <w:r>
          <w:rPr/>
          <w:t xml:space="preserve">При превышении заданной мощности ПМП НМЗ соответствующие строки будут выделены заливкой красного цвета, при существенной недогрузке – заливкой </w:t>
        </w:r>
      </w:ins>
      <w:ins w:id="863" w:author="Миронов В.Е." w:date="2008-02-21T15:48:00Z">
        <w:r>
          <w:rPr/>
          <w:t>синего цвета.</w:t>
        </w:r>
      </w:ins>
      <w:ins w:id="864" w:author="Миронов В.Е." w:date="2008-02-21T15:50:00Z">
        <w:r>
          <w:rPr/>
          <w:t xml:space="preserve"> В этом случае необходимо перераспределить никелевое сырье ЗФ между ГМП НМЗ, ПМП НМЗ и</w:t>
        </w:r>
      </w:ins>
      <w:ins w:id="865" w:author="Миронов В.Е." w:date="2008-02-21T15:52:00Z">
        <w:r>
          <w:rPr/>
          <w:t>ли</w:t>
        </w:r>
      </w:ins>
      <w:ins w:id="866" w:author="Миронов В.Е." w:date="2008-02-21T15:50:00Z">
        <w:r>
          <w:rPr/>
          <w:t xml:space="preserve"> НЗ (в зависимости от условий задачи)</w:t>
        </w:r>
      </w:ins>
      <w:ins w:id="867" w:author="Миронов В.Е." w:date="2008-02-21T15:53:00Z">
        <w:r>
          <w:rPr/>
          <w:t>, уточнить количество поступающего в переработку концентрата КУР и т.д.</w:t>
        </w:r>
      </w:ins>
    </w:p>
    <w:p>
      <w:pPr>
        <w:pStyle w:val="BodyText"/>
        <w:spacing w:lineRule="auto" w:line="240"/>
        <w:ind w:firstLine="851" w:end="0"/>
        <w:rPr>
          <w:ins w:id="872" w:author="Миронов В.Е." w:date="2008-02-21T15:59:00Z"/>
        </w:rPr>
      </w:pPr>
      <w:ins w:id="869" w:author="Миронов В.Е." w:date="2008-02-21T15:55:00Z">
        <w:r>
          <w:rPr/>
          <w:t xml:space="preserve">На листе «ВЫБОР» имеется также таблица проверки корректности значений результатов расчета. </w:t>
        </w:r>
      </w:ins>
      <w:ins w:id="870" w:author="Миронов В.Е." w:date="2008-02-21T15:57:00Z">
        <w:r>
          <w:rPr/>
          <w:t xml:space="preserve">Красный цвет сигнализирует об имеющихся проблемах, зеленый – об успешности расчета. </w:t>
        </w:r>
      </w:ins>
      <w:ins w:id="871" w:author="Миронов В.Е." w:date="2008-02-21T15:59:00Z">
        <w:r>
          <w:rPr/>
          <w:t>В таблице имеется 6 строк:</w:t>
        </w:r>
      </w:ins>
    </w:p>
    <w:p>
      <w:pPr>
        <w:pStyle w:val="Style11"/>
        <w:numPr>
          <w:ilvl w:val="0"/>
          <w:numId w:val="4"/>
        </w:numPr>
        <w:spacing w:lineRule="auto" w:line="233"/>
        <w:rPr>
          <w:ins w:id="877" w:author="Миронов В.Е." w:date="2008-02-21T15:59:00Z"/>
          <w:b/>
        </w:rPr>
      </w:pPr>
      <w:ins w:id="873" w:author="Миронов В.Е." w:date="2008-02-21T15:59:00Z">
        <w:r>
          <w:rPr>
            <w:b/>
          </w:rPr>
          <w:t xml:space="preserve">Сводный баланс </w:t>
        </w:r>
      </w:ins>
      <w:ins w:id="874" w:author="Миронов В.Е." w:date="2008-02-21T15:59:00Z">
        <w:r>
          <w:rPr>
            <w:b w:val="false"/>
          </w:rPr>
          <w:t xml:space="preserve">– проверка </w:t>
        </w:r>
      </w:ins>
      <w:ins w:id="875" w:author="Миронов В.Е." w:date="2008-02-21T16:01:00Z">
        <w:r>
          <w:rPr/>
          <w:t xml:space="preserve">соответствия входов и выходов материального баланса по элементам (см. лист «Сводный»: количество учитываемого элемента </w:t>
        </w:r>
      </w:ins>
      <w:ins w:id="876" w:author="Миронов В.Е." w:date="2008-02-21T16:03:00Z">
        <w:r>
          <w:rPr/>
          <w:t>на входе равняется количеству на выходе, сумма извлечений на выходе равняется 100%);</w:t>
        </w:r>
      </w:ins>
    </w:p>
    <w:p>
      <w:pPr>
        <w:pStyle w:val="Style11"/>
        <w:numPr>
          <w:ilvl w:val="0"/>
          <w:numId w:val="4"/>
        </w:numPr>
        <w:spacing w:lineRule="auto" w:line="233"/>
        <w:rPr>
          <w:ins w:id="885" w:author="Миронов В.Е." w:date="2008-02-21T15:59:00Z"/>
        </w:rPr>
      </w:pPr>
      <w:ins w:id="878" w:author="Миронов В.Е." w:date="2008-02-21T15:59:00Z">
        <w:r>
          <w:rPr>
            <w:b/>
          </w:rPr>
          <w:t>Сырье</w:t>
        </w:r>
      </w:ins>
      <w:ins w:id="879" w:author="Миронов В.Е." w:date="2008-02-21T16:05:00Z">
        <w:r>
          <w:rPr>
            <w:b/>
          </w:rPr>
          <w:t xml:space="preserve"> </w:t>
        </w:r>
      </w:ins>
      <w:ins w:id="880" w:author="Миронов В.Е." w:date="2008-02-21T16:05:00Z">
        <w:r>
          <w:rPr>
            <w:b w:val="false"/>
          </w:rPr>
          <w:t xml:space="preserve">– проверка корректности распределения сырья по площадкам (количество учитываемого элемента до распределения равняется количеству учитываемого элемента после распределения) и равенства </w:t>
        </w:r>
      </w:ins>
      <w:ins w:id="881" w:author="Миронов В.Е." w:date="2008-02-21T16:07:00Z">
        <w:r>
          <w:rPr>
            <w:b w:val="false"/>
          </w:rPr>
          <w:t>суммы содержаний всех компонентов 100%</w:t>
        </w:r>
      </w:ins>
      <w:ins w:id="882" w:author="Миронов В.Е." w:date="2008-02-21T16:07:00Z">
        <w:r>
          <w:rPr/>
          <w:t xml:space="preserve"> (см. лист «Сырье</w:t>
        </w:r>
      </w:ins>
      <w:ins w:id="883" w:author="Миронов В.Е." w:date="2008-02-21T16:09:00Z">
        <w:r>
          <w:rPr/>
          <w:t>»)</w:t>
        </w:r>
      </w:ins>
      <w:ins w:id="884" w:author="Миронов В.Е." w:date="2008-02-21T16:07:00Z">
        <w:r>
          <w:rPr>
            <w:b w:val="false"/>
          </w:rPr>
          <w:t>;</w:t>
        </w:r>
      </w:ins>
    </w:p>
    <w:p>
      <w:pPr>
        <w:pStyle w:val="Style11"/>
        <w:numPr>
          <w:ilvl w:val="0"/>
          <w:numId w:val="4"/>
        </w:numPr>
        <w:spacing w:lineRule="auto" w:line="233"/>
        <w:rPr>
          <w:ins w:id="892" w:author="Миронов В.Е." w:date="2008-02-21T15:59:00Z"/>
        </w:rPr>
      </w:pPr>
      <w:ins w:id="886" w:author="Миронов В.Е." w:date="2008-02-21T15:59:00Z">
        <w:r>
          <w:rPr>
            <w:b/>
          </w:rPr>
          <w:t>Утилизация серы</w:t>
        </w:r>
      </w:ins>
      <w:ins w:id="887" w:author="Миронов В.Е." w:date="2008-02-21T16:08:00Z">
        <w:r>
          <w:rPr>
            <w:b/>
          </w:rPr>
          <w:t xml:space="preserve"> </w:t>
        </w:r>
      </w:ins>
      <w:ins w:id="888" w:author="Миронов В.Е." w:date="2008-02-21T16:08:00Z">
        <w:r>
          <w:rPr>
            <w:b w:val="false"/>
          </w:rPr>
          <w:t xml:space="preserve">– проверка контрольных значений на листе </w:t>
        </w:r>
      </w:ins>
      <w:ins w:id="889" w:author="Миронов В.Е." w:date="2008-02-21T16:08:00Z">
        <w:r>
          <w:rPr/>
          <w:t>«</w:t>
        </w:r>
      </w:ins>
      <w:ins w:id="890" w:author="Миронов В.Е." w:date="2008-02-21T16:08:00Z">
        <w:r>
          <w:rPr>
            <w:b w:val="false"/>
          </w:rPr>
          <w:t>Сера»</w:t>
        </w:r>
      </w:ins>
      <w:ins w:id="891" w:author="Миронов В.Е." w:date="2008-02-21T16:10:00Z">
        <w:r>
          <w:rPr>
            <w:b w:val="false"/>
          </w:rPr>
          <w:t>;</w:t>
        </w:r>
      </w:ins>
    </w:p>
    <w:p>
      <w:pPr>
        <w:pStyle w:val="Style11"/>
        <w:numPr>
          <w:ilvl w:val="0"/>
          <w:numId w:val="4"/>
        </w:numPr>
        <w:spacing w:lineRule="auto" w:line="233"/>
        <w:rPr>
          <w:ins w:id="908" w:author="Миронов В.Е." w:date="2008-02-21T15:59:00Z"/>
        </w:rPr>
      </w:pPr>
      <w:ins w:id="893" w:author="Миронов В.Е." w:date="2008-02-21T15:59:00Z">
        <w:r>
          <w:rPr>
            <w:b/>
          </w:rPr>
          <w:t>Распределение продуктов</w:t>
        </w:r>
      </w:ins>
      <w:ins w:id="894" w:author="Миронов В.Е." w:date="2008-02-21T16:10:00Z">
        <w:r>
          <w:rPr>
            <w:b/>
          </w:rPr>
          <w:t xml:space="preserve"> </w:t>
        </w:r>
      </w:ins>
      <w:ins w:id="895" w:author="Миронов В.Е." w:date="2008-02-21T16:10:00Z">
        <w:r>
          <w:rPr>
            <w:b w:val="false"/>
          </w:rPr>
          <w:t xml:space="preserve">– </w:t>
        </w:r>
      </w:ins>
      <w:ins w:id="896" w:author="Миронов В.Е." w:date="2008-02-21T16:12:00Z">
        <w:r>
          <w:rPr>
            <w:b w:val="false"/>
          </w:rPr>
          <w:t>контроль превышения требуем</w:t>
        </w:r>
      </w:ins>
      <w:ins w:id="897" w:author="Миронов В.Е." w:date="2008-02-21T16:19:00Z">
        <w:r>
          <w:rPr/>
          <w:t>ого</w:t>
        </w:r>
      </w:ins>
      <w:ins w:id="898" w:author="Миронов В.Е." w:date="2008-02-21T16:12:00Z">
        <w:r>
          <w:rPr>
            <w:b w:val="false"/>
          </w:rPr>
          <w:t xml:space="preserve"> по заданию пользователя количест</w:t>
        </w:r>
      </w:ins>
      <w:ins w:id="899" w:author="Миронов В.Е." w:date="2008-02-21T16:20:00Z">
        <w:r>
          <w:rPr/>
          <w:t>ва</w:t>
        </w:r>
      </w:ins>
      <w:ins w:id="900" w:author="Миронов В.Е." w:date="2008-02-21T16:12:00Z">
        <w:r>
          <w:rPr>
            <w:b w:val="false"/>
          </w:rPr>
          <w:t xml:space="preserve"> продукта над распол</w:t>
        </w:r>
      </w:ins>
      <w:ins w:id="901" w:author="Миронов В.Е." w:date="2008-02-21T16:15:00Z">
        <w:r>
          <w:rPr/>
          <w:t>а</w:t>
        </w:r>
      </w:ins>
      <w:ins w:id="902" w:author="Миронов В.Е." w:date="2008-02-21T16:12:00Z">
        <w:r>
          <w:rPr>
            <w:b w:val="false"/>
          </w:rPr>
          <w:t xml:space="preserve">гаемым по расчету количеством </w:t>
        </w:r>
      </w:ins>
      <w:ins w:id="903" w:author="Миронов В.Е." w:date="2008-02-21T16:15:00Z">
        <w:r>
          <w:rPr/>
          <w:t>(например, задано производство никеля в ЦЭН НЗ ЗФ – 300</w:t>
        </w:r>
      </w:ins>
      <w:ins w:id="904" w:author="Миронов В.Е." w:date="2008-02-21T16:17:00Z">
        <w:r>
          <w:rPr/>
          <w:t xml:space="preserve"> тыс.</w:t>
        </w:r>
      </w:ins>
      <w:ins w:id="905" w:author="Миронов В.Е." w:date="2008-02-21T16:15:00Z">
        <w:r>
          <w:rPr/>
          <w:t xml:space="preserve"> т</w:t>
        </w:r>
      </w:ins>
      <w:ins w:id="906" w:author="Миронов В.Е." w:date="2008-02-21T16:17:00Z">
        <w:r>
          <w:rPr/>
          <w:t xml:space="preserve"> при поступлении с сырьем 211 тыс. т</w:t>
        </w:r>
      </w:ins>
      <w:ins w:id="907" w:author="Миронов В.Е." w:date="2008-02-21T16:41:00Z">
        <w:r>
          <w:rPr/>
          <w:t>);</w:t>
        </w:r>
      </w:ins>
    </w:p>
    <w:p>
      <w:pPr>
        <w:pStyle w:val="Style11"/>
        <w:numPr>
          <w:ilvl w:val="0"/>
          <w:numId w:val="4"/>
        </w:numPr>
        <w:spacing w:lineRule="auto" w:line="233"/>
        <w:rPr>
          <w:ins w:id="921" w:author="Миронов В.Е." w:date="2008-02-21T16:00:00Z"/>
        </w:rPr>
      </w:pPr>
      <w:ins w:id="909" w:author="Миронов В.Е." w:date="2008-02-21T15:59:00Z">
        <w:r>
          <w:rPr>
            <w:b/>
          </w:rPr>
          <w:t>Отрицательные значения</w:t>
        </w:r>
      </w:ins>
      <w:ins w:id="910" w:author="Миронов В.Е." w:date="2008-02-21T16:42:00Z">
        <w:r>
          <w:rPr>
            <w:b/>
          </w:rPr>
          <w:t xml:space="preserve"> </w:t>
        </w:r>
      </w:ins>
      <w:ins w:id="911" w:author="Миронов В.Е." w:date="2008-02-21T16:42:00Z">
        <w:r>
          <w:rPr>
            <w:b w:val="false"/>
          </w:rPr>
          <w:t xml:space="preserve">– сигнализирует о наличии </w:t>
        </w:r>
      </w:ins>
      <w:ins w:id="912" w:author="Миронов В.Е." w:date="2008-02-21T16:47:00Z">
        <w:r>
          <w:rPr/>
          <w:t xml:space="preserve">на рабочих листах книги </w:t>
        </w:r>
      </w:ins>
      <w:ins w:id="913" w:author="Миронов В.Е." w:date="2008-02-21T16:43:00Z">
        <w:r>
          <w:rPr>
            <w:b w:val="false"/>
          </w:rPr>
          <w:t>отрицательных значений (красный цвет) или значений</w:t>
        </w:r>
      </w:ins>
      <w:ins w:id="914" w:author="Миронов В.Е." w:date="2008-02-21T16:48:00Z">
        <w:r>
          <w:rPr/>
          <w:t xml:space="preserve"> </w:t>
        </w:r>
      </w:ins>
      <w:ins w:id="915" w:author="Миронов В.Е." w:date="2008-02-21T16:44:00Z">
        <w:r>
          <w:rPr>
            <w:b w:val="false"/>
          </w:rPr>
          <w:t>ошибок</w:t>
        </w:r>
      </w:ins>
      <w:ins w:id="916" w:author="Миронов В.Е." w:date="2008-02-21T16:48:00Z">
        <w:r>
          <w:rPr/>
          <w:t xml:space="preserve"> </w:t>
        </w:r>
      </w:ins>
      <w:ins w:id="917" w:author="Миронов В.Е." w:date="2008-02-21T16:44:00Z">
        <w:r>
          <w:rPr>
            <w:b w:val="false"/>
          </w:rPr>
          <w:t>(оранжевый цвет).</w:t>
        </w:r>
      </w:ins>
      <w:ins w:id="918" w:author="Миронов В.Е." w:date="2008-02-21T16:46:00Z">
        <w:r>
          <w:rPr>
            <w:b w:val="false"/>
          </w:rPr>
          <w:t xml:space="preserve"> На рабочих листах книги я</w:t>
        </w:r>
      </w:ins>
      <w:ins w:id="919" w:author="Миронов В.Е." w:date="2008-02-21T16:44:00Z">
        <w:r>
          <w:rPr>
            <w:b w:val="false"/>
          </w:rPr>
          <w:t>чейки, содержащие отрицательные значения, выделяются заливкой красного цвет</w:t>
        </w:r>
      </w:ins>
      <w:ins w:id="920" w:author="Миронов В.Е." w:date="2008-02-21T16:46:00Z">
        <w:r>
          <w:rPr>
            <w:b w:val="false"/>
          </w:rPr>
          <w:t>а.</w:t>
        </w:r>
      </w:ins>
    </w:p>
    <w:p>
      <w:pPr>
        <w:pStyle w:val="Style11"/>
        <w:numPr>
          <w:ilvl w:val="0"/>
          <w:numId w:val="4"/>
        </w:numPr>
        <w:spacing w:lineRule="auto" w:line="233"/>
        <w:rPr>
          <w:ins w:id="925" w:author="Миронов В.Е." w:date="2008-02-21T16:53:00Z"/>
        </w:rPr>
      </w:pPr>
      <w:ins w:id="922" w:author="Миронов В.Е." w:date="2008-02-21T16:00:00Z">
        <w:r>
          <w:rPr>
            <w:b/>
          </w:rPr>
          <w:t>Общий</w:t>
        </w:r>
      </w:ins>
      <w:ins w:id="923" w:author="Миронов В.Е." w:date="2008-02-21T16:49:00Z">
        <w:r>
          <w:rPr>
            <w:b/>
          </w:rPr>
          <w:t xml:space="preserve"> </w:t>
        </w:r>
      </w:ins>
      <w:ins w:id="924" w:author="Миронов В.Е." w:date="2008-02-21T16:49:00Z">
        <w:r>
          <w:rPr>
            <w:b w:val="false"/>
          </w:rPr>
          <w:t>– сигнализирует о наличии сигналов красного цвета в данной таблице.</w:t>
        </w:r>
      </w:ins>
    </w:p>
    <w:p>
      <w:pPr>
        <w:pStyle w:val="BodyText"/>
        <w:spacing w:lineRule="auto" w:line="240"/>
        <w:ind w:firstLine="851" w:end="0"/>
        <w:rPr>
          <w:ins w:id="931" w:author="Миронов В.Е." w:date="2008-02-21T16:55:00Z"/>
        </w:rPr>
      </w:pPr>
      <w:ins w:id="926" w:author="Миронов В.Е." w:date="2008-02-21T16:53:00Z">
        <w:r>
          <w:rPr/>
          <w:t xml:space="preserve">Значения технологических коэффициентов задаются непосредственно на рабочих листах. Названия рабочих листов </w:t>
        </w:r>
      </w:ins>
      <w:ins w:id="927" w:author="Миронов В.Е." w:date="2008-02-21T16:56:00Z">
        <w:r>
          <w:rPr/>
          <w:t xml:space="preserve">в целом </w:t>
        </w:r>
      </w:ins>
      <w:ins w:id="928" w:author="Миронов В.Е." w:date="2008-02-21T16:54:00Z">
        <w:r>
          <w:rPr/>
          <w:t>соответствуют названиям цехов и технологических участков металлургического производства ЗФ</w:t>
        </w:r>
      </w:ins>
      <w:ins w:id="929" w:author="Миронов В.Е." w:date="2008-02-21T17:02:00Z">
        <w:r>
          <w:rPr/>
          <w:t xml:space="preserve"> ОАО «ГМК «Норильский никель»</w:t>
        </w:r>
      </w:ins>
      <w:ins w:id="930" w:author="Миронов В.Е." w:date="2008-02-21T16:55:00Z">
        <w:r>
          <w:rPr/>
          <w:t>.</w:t>
        </w:r>
      </w:ins>
    </w:p>
    <w:p>
      <w:pPr>
        <w:pStyle w:val="BodyText"/>
        <w:spacing w:lineRule="auto" w:line="240"/>
        <w:ind w:firstLine="851" w:end="0"/>
        <w:rPr>
          <w:ins w:id="950" w:author="Миронов В.Е." w:date="2008-02-21T16:59:00Z"/>
        </w:rPr>
      </w:pPr>
      <w:ins w:id="932" w:author="Миронов В.Е." w:date="2008-02-21T16:55:00Z">
        <w:r>
          <w:rPr/>
          <w:t xml:space="preserve">Основные результаты расчета по варианту 1 в динамике по годам расчетного периода (2008-2020 гг.) </w:t>
        </w:r>
      </w:ins>
      <w:ins w:id="933" w:author="Миронов В.Е." w:date="2008-02-21T16:57:00Z">
        <w:r>
          <w:rPr/>
          <w:t>приведены в таблице на листе «Итоги»</w:t>
        </w:r>
      </w:ins>
      <w:ins w:id="934" w:author="Миронов В.Е." w:date="2008-02-21T17:07:00Z">
        <w:r>
          <w:rPr/>
          <w:t xml:space="preserve"> (таблица приводится для примера)</w:t>
        </w:r>
      </w:ins>
      <w:ins w:id="935" w:author="Миронов В.Е." w:date="2008-02-21T16:57:00Z">
        <w:r>
          <w:rPr/>
          <w:t xml:space="preserve">. </w:t>
        </w:r>
      </w:ins>
      <w:ins w:id="936" w:author="Миронов В.Е." w:date="2008-02-21T17:03:00Z">
        <w:r>
          <w:rPr/>
          <w:t xml:space="preserve">Пользователь может </w:t>
        </w:r>
      </w:ins>
      <w:ins w:id="937" w:author="Миронов В.Е." w:date="2008-02-21T17:06:00Z">
        <w:r>
          <w:rPr/>
          <w:t xml:space="preserve">использовать имеющуюся заготовку, </w:t>
        </w:r>
      </w:ins>
      <w:ins w:id="938" w:author="Миронов В.Е." w:date="2008-02-21T17:03:00Z">
        <w:r>
          <w:rPr/>
          <w:t>добави</w:t>
        </w:r>
      </w:ins>
      <w:ins w:id="939" w:author="Миронов В.Е." w:date="2008-02-21T17:06:00Z">
        <w:r>
          <w:rPr/>
          <w:t>в</w:t>
        </w:r>
      </w:ins>
      <w:ins w:id="940" w:author="Миронов В.Е." w:date="2008-02-21T17:03:00Z">
        <w:r>
          <w:rPr/>
          <w:t xml:space="preserve"> в таблицу строки </w:t>
        </w:r>
      </w:ins>
      <w:ins w:id="941" w:author="Миронов В.Е." w:date="2008-02-22T12:11:00Z">
        <w:r>
          <w:rPr/>
          <w:t xml:space="preserve">с </w:t>
        </w:r>
      </w:ins>
      <w:ins w:id="942" w:author="Миронов В.Е." w:date="2008-02-21T17:03:00Z">
        <w:r>
          <w:rPr/>
          <w:t>интересующи</w:t>
        </w:r>
      </w:ins>
      <w:ins w:id="943" w:author="Миронов В.Е." w:date="2008-02-22T12:11:00Z">
        <w:r>
          <w:rPr/>
          <w:t>ми</w:t>
        </w:r>
      </w:ins>
      <w:ins w:id="944" w:author="Миронов В.Е." w:date="2008-02-21T17:03:00Z">
        <w:r>
          <w:rPr/>
          <w:t xml:space="preserve"> его показател</w:t>
        </w:r>
      </w:ins>
      <w:ins w:id="945" w:author="Миронов В.Е." w:date="2008-02-22T12:11:00Z">
        <w:r>
          <w:rPr/>
          <w:t>ями</w:t>
        </w:r>
      </w:ins>
      <w:ins w:id="946" w:author="Миронов В.Е." w:date="2008-02-21T17:03:00Z">
        <w:r>
          <w:rPr/>
          <w:t xml:space="preserve">, скопировав формулы и </w:t>
        </w:r>
      </w:ins>
      <w:ins w:id="947" w:author="Миронов В.Е." w:date="2008-02-21T17:09:00Z">
        <w:r>
          <w:rPr/>
          <w:t>заменив</w:t>
        </w:r>
      </w:ins>
      <w:ins w:id="948" w:author="Миронов В.Е." w:date="2008-02-21T17:03:00Z">
        <w:r>
          <w:rPr/>
          <w:t xml:space="preserve"> ссылки. </w:t>
        </w:r>
      </w:ins>
      <w:ins w:id="949" w:author="Миронов В.Е." w:date="2008-02-21T16:59:00Z">
        <w:r>
          <w:rPr/>
          <w:t>Значения в столбцах таблицы обновляются при каждом новом расчете по варианту 1 для соответствующего года.</w:t>
        </w:r>
      </w:ins>
    </w:p>
    <w:p>
      <w:pPr>
        <w:pStyle w:val="BodyText"/>
        <w:spacing w:lineRule="auto" w:line="240"/>
        <w:ind w:firstLine="851" w:end="0"/>
        <w:rPr>
          <w:ins w:id="960" w:author="Миронов В.Е." w:date="2008-02-21T16:58:00Z"/>
        </w:rPr>
      </w:pPr>
      <w:ins w:id="951" w:author="Миронов В.Е." w:date="2008-02-21T16:57:00Z">
        <w:r>
          <w:rPr/>
          <w:t>Схема конфигурации объектов металлургического производства ЗФ</w:t>
        </w:r>
      </w:ins>
      <w:ins w:id="952" w:author="Миронов В.Е." w:date="2008-02-22T12:13:00Z">
        <w:r>
          <w:rPr/>
          <w:t xml:space="preserve"> ОАО «ГМК «Норильский никель» </w:t>
        </w:r>
      </w:ins>
      <w:ins w:id="953" w:author="Миронов В.Е." w:date="2008-02-21T16:58:00Z">
        <w:r>
          <w:rPr/>
          <w:t>приведена на листе «Схема»</w:t>
        </w:r>
      </w:ins>
      <w:ins w:id="954" w:author="Миронов В.Е." w:date="2008-02-21T17:01:00Z">
        <w:r>
          <w:rPr/>
          <w:t xml:space="preserve"> (см. рис. 2)</w:t>
        </w:r>
      </w:ins>
      <w:ins w:id="955" w:author="Миронов В.Е." w:date="2008-02-21T16:58:00Z">
        <w:r>
          <w:rPr/>
          <w:t xml:space="preserve">. Схема утилизации серы отходящих газов пирометаллургического производства </w:t>
        </w:r>
      </w:ins>
      <w:ins w:id="956" w:author="Миронов В.Е." w:date="2008-02-22T12:15:00Z">
        <w:r>
          <w:rPr/>
          <w:t xml:space="preserve">ЗФ </w:t>
        </w:r>
      </w:ins>
      <w:ins w:id="957" w:author="Миронов В.Е." w:date="2008-02-21T16:58:00Z">
        <w:r>
          <w:rPr/>
          <w:t xml:space="preserve">приведена на листе «Схема </w:t>
        </w:r>
      </w:ins>
      <w:ins w:id="958" w:author="Миронов В.Е." w:date="2008-02-21T16:58:00Z">
        <w:r>
          <w:rPr>
            <w:lang w:val="en-US"/>
          </w:rPr>
          <w:t>S</w:t>
        </w:r>
      </w:ins>
      <w:ins w:id="959" w:author="Миронов В.Е." w:date="2008-02-21T16:58:00Z">
        <w:r>
          <w:rPr/>
          <w:t>».</w:t>
        </w:r>
      </w:ins>
    </w:p>
    <w:p>
      <w:pPr>
        <w:pStyle w:val="Heading2"/>
        <w:numPr>
          <w:ilvl w:val="1"/>
          <w:numId w:val="2"/>
        </w:numPr>
        <w:rPr>
          <w:ins w:id="962" w:author="Миронов В.Е." w:date="2008-02-22T12:16:00Z"/>
        </w:rPr>
      </w:pPr>
      <w:bookmarkStart w:id="4" w:name="__RefHeading___Toc191201051"/>
      <w:bookmarkEnd w:id="4"/>
      <w:ins w:id="961" w:author="Миронов В.Е." w:date="2008-02-13T10:09:00Z">
        <w:r>
          <w:rPr/>
          <w:t>Кольская ГМК и заводы в Финляндии</w:t>
        </w:r>
      </w:ins>
    </w:p>
    <w:p>
      <w:pPr>
        <w:pStyle w:val="BodyText"/>
        <w:ind w:firstLine="851" w:end="0"/>
        <w:rPr>
          <w:ins w:id="970" w:author="Миронов В.Е." w:date="2008-02-22T12:18:00Z"/>
        </w:rPr>
      </w:pPr>
      <w:ins w:id="963" w:author="Миронов В.Е." w:date="2008-02-22T12:18:00Z">
        <w:r>
          <w:rPr/>
          <w:t xml:space="preserve">Также как и для Заполярного филиала компании, в файле </w:t>
        </w:r>
      </w:ins>
      <w:ins w:id="964" w:author="Миронов В.Е." w:date="2008-02-22T12:18:00Z">
        <w:r>
          <w:rPr>
            <w:b/>
          </w:rPr>
          <w:t>Расчет КГМК.</w:t>
        </w:r>
      </w:ins>
      <w:ins w:id="965" w:author="Миронов В.Е." w:date="2008-02-22T12:18:00Z">
        <w:r>
          <w:rPr>
            <w:b/>
            <w:lang w:val="en-US"/>
          </w:rPr>
          <w:t>xls</w:t>
        </w:r>
      </w:ins>
      <w:ins w:id="966" w:author="Миронов В.Е." w:date="2008-02-22T12:18:00Z">
        <w:r>
          <w:rPr>
            <w:lang w:val="ru-RU"/>
          </w:rPr>
          <w:t xml:space="preserve"> </w:t>
        </w:r>
      </w:ins>
      <w:ins w:id="967" w:author="Миронов В.Е." w:date="2008-02-22T12:18:00Z">
        <w:r>
          <w:rPr/>
          <w:t xml:space="preserve">для выбора значений параметров расчета и контроля результатов предусматривается использование рабочего листа «ВЫБОР». Здесь в 3-х основных блоках сосредоточены </w:t>
        </w:r>
      </w:ins>
      <w:ins w:id="968" w:author="Миронов В.Е." w:date="2008-02-22T12:20:00Z">
        <w:r>
          <w:rPr/>
          <w:t>следующие функции</w:t>
        </w:r>
      </w:ins>
      <w:ins w:id="969" w:author="Миронов В.Е." w:date="2008-02-22T12:18:00Z">
        <w:r>
          <w:rPr/>
          <w:t>:</w:t>
        </w:r>
      </w:ins>
    </w:p>
    <w:p>
      <w:pPr>
        <w:pStyle w:val="BodyText"/>
        <w:numPr>
          <w:ilvl w:val="0"/>
          <w:numId w:val="3"/>
        </w:numPr>
        <w:rPr>
          <w:ins w:id="977" w:author="Миронов В.Е." w:date="2008-02-22T12:18:00Z"/>
        </w:rPr>
      </w:pPr>
      <w:ins w:id="971" w:author="Миронов В.Е." w:date="2008-02-22T12:18:00Z">
        <w:r>
          <w:rPr>
            <w:b/>
          </w:rPr>
          <w:t>выбор значений параметров расчета</w:t>
        </w:r>
      </w:ins>
      <w:ins w:id="972" w:author="Миронов В.Е." w:date="2008-02-22T12:18:00Z">
        <w:r>
          <w:rPr/>
          <w:t xml:space="preserve"> (таблиц</w:t>
        </w:r>
      </w:ins>
      <w:ins w:id="973" w:author="Миронов В.Е." w:date="2008-02-22T12:21:00Z">
        <w:r>
          <w:rPr/>
          <w:t>а</w:t>
        </w:r>
      </w:ins>
      <w:ins w:id="974" w:author="Миронов В.Е." w:date="2008-02-22T12:18:00Z">
        <w:r>
          <w:rPr/>
          <w:t xml:space="preserve"> в </w:t>
        </w:r>
      </w:ins>
      <w:ins w:id="975" w:author="Миронов В.Е." w:date="2008-02-22T12:21:00Z">
        <w:r>
          <w:rPr/>
          <w:t xml:space="preserve">левой верхней </w:t>
        </w:r>
      </w:ins>
      <w:ins w:id="976" w:author="Миронов В.Е." w:date="2008-02-22T12:18:00Z">
        <w:r>
          <w:rPr/>
          <w:t>части рабочей области листа «ВЫБОР»);</w:t>
        </w:r>
      </w:ins>
    </w:p>
    <w:p>
      <w:pPr>
        <w:pStyle w:val="BodyText"/>
        <w:numPr>
          <w:ilvl w:val="0"/>
          <w:numId w:val="3"/>
        </w:numPr>
        <w:rPr>
          <w:ins w:id="984" w:author="Миронов В.Е." w:date="2008-02-22T12:18:00Z"/>
          <w:b/>
        </w:rPr>
      </w:pPr>
      <w:ins w:id="978" w:author="Миронов В.Е." w:date="2008-02-22T12:18:00Z">
        <w:r>
          <w:rPr>
            <w:b/>
          </w:rPr>
          <w:t>проверк</w:t>
        </w:r>
      </w:ins>
      <w:ins w:id="979" w:author="Миронов В.Е." w:date="2008-02-22T12:22:00Z">
        <w:r>
          <w:rPr>
            <w:b/>
          </w:rPr>
          <w:t>а</w:t>
        </w:r>
      </w:ins>
      <w:ins w:id="980" w:author="Миронов В.Е." w:date="2008-02-22T12:18:00Z">
        <w:r>
          <w:rPr>
            <w:b/>
          </w:rPr>
          <w:t xml:space="preserve"> корректности значений результатов расчета </w:t>
        </w:r>
      </w:ins>
      <w:ins w:id="981" w:author="Миронов В.Е." w:date="2008-02-22T12:18:00Z">
        <w:r>
          <w:rPr/>
          <w:t xml:space="preserve">(таблица сигналов </w:t>
        </w:r>
      </w:ins>
      <w:ins w:id="982" w:author="Миронов В.Е." w:date="2008-02-22T12:24:00Z">
        <w:r>
          <w:rPr/>
          <w:t>справа</w:t>
        </w:r>
      </w:ins>
      <w:ins w:id="983" w:author="Миронов В.Е." w:date="2008-02-22T12:18:00Z">
        <w:r>
          <w:rPr/>
          <w:t>);</w:t>
        </w:r>
      </w:ins>
    </w:p>
    <w:p>
      <w:pPr>
        <w:pStyle w:val="BodyText"/>
        <w:numPr>
          <w:ilvl w:val="0"/>
          <w:numId w:val="3"/>
        </w:numPr>
        <w:rPr>
          <w:ins w:id="993" w:author="Миронов В.Е." w:date="2008-02-22T12:18:00Z"/>
        </w:rPr>
      </w:pPr>
      <w:ins w:id="985" w:author="Миронов В.Е." w:date="2008-02-22T12:18:00Z">
        <w:r>
          <w:rPr>
            <w:b/>
          </w:rPr>
          <w:t xml:space="preserve">первичного </w:t>
        </w:r>
      </w:ins>
      <w:ins w:id="986" w:author="Миронов В.Е." w:date="2008-02-22T12:24:00Z">
        <w:r>
          <w:rPr>
            <w:b/>
          </w:rPr>
          <w:t>контроля</w:t>
        </w:r>
      </w:ins>
      <w:ins w:id="987" w:author="Миронов В.Е." w:date="2008-02-22T12:18:00Z">
        <w:r>
          <w:rPr>
            <w:b/>
          </w:rPr>
          <w:t xml:space="preserve"> результатов расчета </w:t>
        </w:r>
      </w:ins>
      <w:ins w:id="988" w:author="Миронов В.Е." w:date="2008-02-22T12:18:00Z">
        <w:r>
          <w:rPr/>
          <w:t xml:space="preserve">(таблица </w:t>
        </w:r>
      </w:ins>
      <w:ins w:id="989" w:author="Миронов В.Е." w:date="2008-02-22T12:24:00Z">
        <w:r>
          <w:rPr/>
          <w:t>слева</w:t>
        </w:r>
      </w:ins>
      <w:ins w:id="990" w:author="Миронов В.Е." w:date="2008-02-22T12:18:00Z">
        <w:r>
          <w:rPr/>
          <w:t xml:space="preserve">, </w:t>
        </w:r>
      </w:ins>
      <w:ins w:id="991" w:author="Миронов В.Е." w:date="2008-02-22T12:25:00Z">
        <w:r>
          <w:rPr/>
          <w:t>под таблицей выбора значений параметров расчета</w:t>
        </w:r>
      </w:ins>
      <w:ins w:id="992" w:author="Миронов В.Е." w:date="2008-02-22T12:18:00Z">
        <w:r>
          <w:rPr/>
          <w:t>).</w:t>
        </w:r>
      </w:ins>
    </w:p>
    <w:p>
      <w:pPr>
        <w:pStyle w:val="BodyText"/>
        <w:ind w:firstLine="851" w:end="0"/>
        <w:rPr>
          <w:ins w:id="1001" w:author="Миронов В.Е." w:date="2008-02-22T12:18:00Z"/>
        </w:rPr>
      </w:pPr>
      <w:ins w:id="994" w:author="Миронов В.Е." w:date="2008-02-22T12:18:00Z">
        <w:r>
          <w:rPr/>
          <w:t>Для выбора значений задаваемых на листе «ВЫБОР» параметров расчета предусмотрено использование ячеек из таблиц</w:t>
        </w:r>
      </w:ins>
      <w:ins w:id="995" w:author="Миронов В.Е." w:date="2008-02-22T12:27:00Z">
        <w:r>
          <w:rPr/>
          <w:t>ы</w:t>
        </w:r>
      </w:ins>
      <w:ins w:id="996" w:author="Миронов В.Е." w:date="2008-02-22T12:18:00Z">
        <w:r>
          <w:rPr/>
          <w:t>, расположенн</w:t>
        </w:r>
      </w:ins>
      <w:ins w:id="997" w:author="Миронов В.Е." w:date="2008-02-22T12:27:00Z">
        <w:r>
          <w:rPr/>
          <w:t>ой</w:t>
        </w:r>
      </w:ins>
      <w:ins w:id="998" w:author="Миронов В.Е." w:date="2008-02-22T12:18:00Z">
        <w:r>
          <w:rPr/>
          <w:t xml:space="preserve"> под соответствующим заголовком (см. рис. </w:t>
        </w:r>
      </w:ins>
      <w:ins w:id="999" w:author="Миронов В.Е." w:date="2008-02-22T12:27:00Z">
        <w:r>
          <w:rPr/>
          <w:t>4</w:t>
        </w:r>
      </w:ins>
      <w:ins w:id="1000" w:author="Миронов В.Е." w:date="2008-02-22T12:18:00Z">
        <w:r>
          <w:rPr/>
          <w:t>).</w:t>
        </w:r>
      </w:ins>
    </w:p>
    <w:p>
      <w:pPr>
        <w:pStyle w:val="BodyText"/>
        <w:ind w:firstLine="851" w:end="0"/>
        <w:rPr>
          <w:ins w:id="1008" w:author="Миронов В.Е." w:date="2008-02-22T12:18:00Z"/>
        </w:rPr>
      </w:pPr>
      <w:ins w:id="1002" w:author="Миронов В.Е." w:date="2008-02-22T12:18:00Z">
        <w:r>
          <w:rPr/>
          <w:t>На листе «ВЫБОР» доступны для изменения ячейки с заливкой светло-желтого цвета из таблиц</w:t>
        </w:r>
      </w:ins>
      <w:ins w:id="1003" w:author="Миронов В.Е." w:date="2008-02-22T12:28:00Z">
        <w:r>
          <w:rPr/>
          <w:t>ы</w:t>
        </w:r>
      </w:ins>
      <w:ins w:id="1004" w:author="Миронов В.Е." w:date="2008-02-22T12:18:00Z">
        <w:r>
          <w:rPr/>
          <w:t xml:space="preserve"> выбора </w:t>
        </w:r>
      </w:ins>
      <w:ins w:id="1005" w:author="Миронов В.Е." w:date="2008-02-22T12:28:00Z">
        <w:r>
          <w:rPr/>
          <w:t xml:space="preserve">значений </w:t>
        </w:r>
      </w:ins>
      <w:ins w:id="1006" w:author="Миронов В.Е." w:date="2008-02-22T12:18:00Z">
        <w:r>
          <w:rPr/>
          <w:t>параметров расчета</w:t>
        </w:r>
      </w:ins>
      <w:ins w:id="1007" w:author="Миронов В.Е." w:date="2008-02-22T12:29:00Z">
        <w:r>
          <w:rPr/>
          <w:t>.</w:t>
        </w:r>
      </w:ins>
    </w:p>
    <w:p>
      <w:pPr>
        <w:pStyle w:val="BodyText"/>
        <w:ind w:firstLine="851" w:end="0"/>
        <w:rPr>
          <w:ins w:id="1012" w:author="Миронов В.Е." w:date="2008-02-22T12:18:00Z"/>
        </w:rPr>
      </w:pPr>
      <w:ins w:id="1009" w:author="Миронов В.Е." w:date="2008-02-22T12:18:00Z">
        <w:r>
          <w:rPr/>
          <w:t xml:space="preserve">Доступные ячейки имеют раскрывающиеся списки с перечнем доступных </w:t>
        </w:r>
      </w:ins>
      <w:ins w:id="1010" w:author="Миронов В.Е." w:date="2008-02-22T13:42:00Z">
        <w:r>
          <w:rPr/>
          <w:t xml:space="preserve">или рекомендуемых </w:t>
        </w:r>
      </w:ins>
      <w:ins w:id="1011" w:author="Миронов В.Е." w:date="2008-02-22T12:18:00Z">
        <w:r>
          <w:rPr/>
          <w:t>значений. Чтобы раскрыть список, необходимо выбрать ячейку (щелкнув по ней указателем мыши), и еще раз щелкнуть по самой ячейке или кнопке со стрелкой, появляющейся справа от ячейки при ее выборе. При выборе некоторых доступных ячеек на экране появляется подсказка с поясняющим текстом, рекомендуется с ней ознакомиться.</w:t>
        </w:r>
      </w:ins>
    </w:p>
    <w:p>
      <w:pPr>
        <w:pStyle w:val="BodyText"/>
        <w:ind w:firstLine="851" w:end="0"/>
        <w:rPr>
          <w:ins w:id="1024" w:author="Миронов В.Е." w:date="2008-02-22T12:18:00Z"/>
        </w:rPr>
      </w:pPr>
      <w:ins w:id="1013" w:author="Миронов В.Е." w:date="2008-02-22T12:18:00Z">
        <w:r>
          <w:rPr/>
          <w:t xml:space="preserve">Для некоторых ячеек возможен непосредственный ввод в них произвольных числовых значений, а не только значений из раскрывающегося списка (например, </w:t>
        </w:r>
      </w:ins>
      <w:ins w:id="1014" w:author="Миронов В.Е." w:date="2008-02-22T13:44:00Z">
        <w:r>
          <w:rPr/>
          <w:t>выпуск</w:t>
        </w:r>
      </w:ins>
      <w:ins w:id="1015" w:author="Миронов В.Е." w:date="2008-02-22T12:18:00Z">
        <w:r>
          <w:rPr/>
          <w:t xml:space="preserve"> </w:t>
        </w:r>
      </w:ins>
      <w:ins w:id="1016" w:author="Миронов В.Е." w:date="2008-02-22T12:18:00Z">
        <w:r>
          <w:rPr>
            <w:lang w:val="en-US"/>
          </w:rPr>
          <w:t>Ni</w:t>
        </w:r>
      </w:ins>
      <w:ins w:id="1017" w:author="Миронов В.Е." w:date="2008-02-22T12:18:00Z">
        <w:r>
          <w:rPr/>
          <w:t xml:space="preserve"> в ЦЭН</w:t>
        </w:r>
      </w:ins>
      <w:ins w:id="1018" w:author="Миронов В.Е." w:date="2008-02-22T13:44:00Z">
        <w:r>
          <w:rPr/>
          <w:t>-2 или ЦКН</w:t>
        </w:r>
      </w:ins>
      <w:ins w:id="1019" w:author="Миронов В.Е." w:date="2008-02-22T12:18:00Z">
        <w:r>
          <w:rPr/>
          <w:t xml:space="preserve">). Для </w:t>
        </w:r>
      </w:ins>
      <w:ins w:id="1020" w:author="Миронов В.Е." w:date="2008-02-22T13:46:00Z">
        <w:r>
          <w:rPr/>
          <w:t xml:space="preserve">так называемых </w:t>
        </w:r>
      </w:ins>
      <w:ins w:id="1021" w:author="Миронов В.Е." w:date="2008-02-22T12:18:00Z">
        <w:r>
          <w:rPr/>
          <w:t>ячеек-переключателей (да/нет, новая технология/существующая</w:t>
        </w:r>
      </w:ins>
      <w:ins w:id="1022" w:author="Миронов В.Е." w:date="2008-02-22T13:46:00Z">
        <w:r>
          <w:rPr/>
          <w:t xml:space="preserve"> </w:t>
        </w:r>
      </w:ins>
      <w:ins w:id="1023" w:author="Миронов В.Е." w:date="2008-02-22T12:18:00Z">
        <w:r>
          <w:rPr/>
          <w:t>и т.д.) выбор значения возможен только из заданного набора значений раскрывающегося списка.</w:t>
        </w:r>
      </w:ins>
    </w:p>
    <w:p>
      <w:pPr>
        <w:pStyle w:val="BodyText"/>
        <w:ind w:firstLine="851" w:end="0"/>
        <w:rPr>
          <w:ins w:id="1030" w:author="Миронов В.Е." w:date="2008-02-22T13:54:00Z"/>
          <w:lang w:val="en-US"/>
        </w:rPr>
      </w:pPr>
      <w:ins w:id="1025" w:author="Миронов В.Е." w:date="2008-02-22T12:18:00Z">
        <w:r>
          <w:rPr/>
          <w:t>Каждый набор значений параметров расчета, произвольно устанавливаемый пользователем, формирует новый вариант расчета. Расчет в опытной версии производится автоматически, сразу же после выбора нового значения параметра. Рекомендуется дать системе завершить расчет (надпись «Готово» в левом нижнем углу</w:t>
        </w:r>
      </w:ins>
      <w:ins w:id="1026" w:author="Миронов В.Е." w:date="2008-02-22T13:48:00Z">
        <w:r>
          <w:rPr/>
          <w:t xml:space="preserve">, в </w:t>
        </w:r>
      </w:ins>
      <w:ins w:id="1027" w:author="Миронов В.Е." w:date="2008-02-22T12:18:00Z">
        <w:r>
          <w:rPr/>
          <w:t>строк</w:t>
        </w:r>
      </w:ins>
      <w:ins w:id="1028" w:author="Миронов В.Е." w:date="2008-02-22T13:48:00Z">
        <w:r>
          <w:rPr/>
          <w:t>е</w:t>
        </w:r>
      </w:ins>
      <w:ins w:id="1029" w:author="Миронов В.Е." w:date="2008-02-22T12:18:00Z">
        <w:r>
          <w:rPr/>
          <w:t xml:space="preserve"> состояния), проверить его корректность (все сигналы соответствующей таблицы должны быть зеленого цвета) и только после этого продолжить изменение значений других (или этого же) параметра.</w:t>
        </w:r>
      </w:ins>
    </w:p>
    <w:p>
      <w:pPr>
        <w:pStyle w:val="BodyText"/>
        <w:ind w:firstLine="851" w:end="0"/>
        <w:rPr>
          <w:ins w:id="1053" w:author="Миронов В.Е." w:date="2008-02-22T12:18:00Z"/>
        </w:rPr>
      </w:pPr>
      <w:ins w:id="1031" w:author="Миронов В.Е." w:date="2008-02-22T13:54:00Z">
        <w:r>
          <w:rPr/>
          <w:t xml:space="preserve">Следует напомнить, что файл </w:t>
        </w:r>
      </w:ins>
      <w:ins w:id="1032" w:author="Миронов В.Е." w:date="2008-02-22T13:54:00Z">
        <w:r>
          <w:rPr>
            <w:b/>
          </w:rPr>
          <w:t>Расчет КГМК.</w:t>
        </w:r>
      </w:ins>
      <w:ins w:id="1033" w:author="Миронов В.Е." w:date="2008-02-22T13:54:00Z">
        <w:r>
          <w:rPr>
            <w:b/>
            <w:lang w:val="en-US"/>
          </w:rPr>
          <w:t>xls</w:t>
        </w:r>
      </w:ins>
      <w:ins w:id="1034" w:author="Миронов В.Е." w:date="2008-02-22T13:56:00Z">
        <w:r>
          <w:rPr>
            <w:b/>
          </w:rPr>
          <w:t xml:space="preserve"> </w:t>
        </w:r>
      </w:ins>
      <w:ins w:id="1035" w:author="Миронов В.Е." w:date="2008-02-22T13:56:00Z">
        <w:r>
          <w:rPr>
            <w:b w:val="false"/>
          </w:rPr>
          <w:t xml:space="preserve">может использоваться </w:t>
        </w:r>
      </w:ins>
      <w:ins w:id="1036" w:author="Миронов В.Е." w:date="2008-02-22T13:56:00Z">
        <w:r>
          <w:rPr/>
          <w:t xml:space="preserve">как подчиненный по отношению к файлу </w:t>
        </w:r>
      </w:ins>
      <w:ins w:id="1037" w:author="Миронов В.Е." w:date="2008-02-22T13:56:00Z">
        <w:r>
          <w:rPr>
            <w:b/>
          </w:rPr>
          <w:t>Расчет ЗФ.</w:t>
        </w:r>
      </w:ins>
      <w:ins w:id="1038" w:author="Миронов В.Е." w:date="2008-02-22T13:56:00Z">
        <w:r>
          <w:rPr>
            <w:b/>
            <w:lang w:val="en-US"/>
          </w:rPr>
          <w:t>xls</w:t>
        </w:r>
      </w:ins>
      <w:ins w:id="1039" w:author="Миронов В.Е." w:date="2008-02-22T13:56:00Z">
        <w:r>
          <w:rPr>
            <w:lang w:val="ru-RU"/>
          </w:rPr>
          <w:t xml:space="preserve"> </w:t>
        </w:r>
      </w:ins>
      <w:ins w:id="1040" w:author="Миронов В.Е." w:date="2008-02-22T14:02:00Z">
        <w:r>
          <w:rPr/>
          <w:t xml:space="preserve">и </w:t>
        </w:r>
      </w:ins>
      <w:ins w:id="1041" w:author="Миронов В.Е." w:date="2008-02-22T13:57:00Z">
        <w:r>
          <w:rPr/>
          <w:t>в этом случае вариант расчета определяется заданием параметров для ЗФ, а балансы КГМК рассчитываются в «фоновом» режиме</w:t>
        </w:r>
      </w:ins>
      <w:ins w:id="1042" w:author="Миронов В.Е." w:date="2008-02-22T14:02:00Z">
        <w:r>
          <w:rPr/>
          <w:t xml:space="preserve">. Также </w:t>
        </w:r>
      </w:ins>
      <w:ins w:id="1043" w:author="Миронов В.Е." w:date="2008-02-22T14:02:00Z">
        <w:r>
          <w:rPr>
            <w:b/>
          </w:rPr>
          <w:t>Расчет КГМК.</w:t>
        </w:r>
      </w:ins>
      <w:ins w:id="1044" w:author="Миронов В.Е." w:date="2008-02-22T14:02:00Z">
        <w:r>
          <w:rPr>
            <w:b/>
            <w:lang w:val="en-US"/>
          </w:rPr>
          <w:t>xls</w:t>
        </w:r>
      </w:ins>
      <w:ins w:id="1045" w:author="Миронов В.Е." w:date="2008-02-22T14:02:00Z">
        <w:r>
          <w:rPr/>
          <w:t xml:space="preserve"> </w:t>
        </w:r>
      </w:ins>
      <w:ins w:id="1046" w:author="Миронов В.Е." w:date="2008-02-22T13:58:00Z">
        <w:r>
          <w:rPr/>
          <w:t xml:space="preserve">может использоваться самостоятельно, для решения расчетных задач собственно </w:t>
        </w:r>
      </w:ins>
      <w:ins w:id="1047" w:author="Миронов В.Е." w:date="2008-02-22T14:04:00Z">
        <w:r>
          <w:rPr/>
          <w:t xml:space="preserve">по </w:t>
        </w:r>
      </w:ins>
      <w:ins w:id="1048" w:author="Миронов В.Е." w:date="2008-02-22T13:59:00Z">
        <w:r>
          <w:rPr/>
          <w:t>Кольской ГМК</w:t>
        </w:r>
      </w:ins>
      <w:ins w:id="1049" w:author="Миронов В.Е." w:date="2008-02-22T14:02:00Z">
        <w:r>
          <w:rPr/>
          <w:t xml:space="preserve"> и завод</w:t>
        </w:r>
      </w:ins>
      <w:ins w:id="1050" w:author="Миронов В.Е." w:date="2008-02-22T14:04:00Z">
        <w:r>
          <w:rPr/>
          <w:t>ов</w:t>
        </w:r>
      </w:ins>
      <w:ins w:id="1051" w:author="Миронов В.Е." w:date="2008-02-22T14:02:00Z">
        <w:r>
          <w:rPr/>
          <w:t xml:space="preserve"> в Финляндии</w:t>
        </w:r>
      </w:ins>
      <w:ins w:id="1052" w:author="Миронов В.Е." w:date="2008-02-22T13:59:00Z">
        <w:r>
          <w:rPr/>
          <w:t>.</w:t>
        </w:r>
      </w:ins>
    </w:p>
    <w:p>
      <w:pPr>
        <w:pStyle w:val="BodyText"/>
        <w:ind w:firstLine="851" w:end="0"/>
        <w:rPr>
          <w:ins w:id="1060" w:author="Миронов В.Е." w:date="2008-02-22T14:05:00Z"/>
        </w:rPr>
      </w:pPr>
      <w:ins w:id="1054" w:author="Миронов В.Е." w:date="2008-02-22T12:18:00Z">
        <w:r>
          <w:rPr/>
          <w:t xml:space="preserve">Параметры расчета на листе «ВЫБОР» </w:t>
        </w:r>
      </w:ins>
      <w:ins w:id="1055" w:author="Миронов В.Е." w:date="2008-02-22T13:51:00Z">
        <w:r>
          <w:rPr/>
          <w:t xml:space="preserve">книги </w:t>
        </w:r>
      </w:ins>
      <w:ins w:id="1056" w:author="Миронов В.Е." w:date="2008-02-22T13:51:00Z">
        <w:r>
          <w:rPr>
            <w:b/>
          </w:rPr>
          <w:t>Расчет КГМК.</w:t>
        </w:r>
      </w:ins>
      <w:ins w:id="1057" w:author="Миронов В.Е." w:date="2008-02-22T13:51:00Z">
        <w:r>
          <w:rPr>
            <w:b/>
            <w:lang w:val="en-US"/>
          </w:rPr>
          <w:t>xls</w:t>
        </w:r>
      </w:ins>
      <w:ins w:id="1058" w:author="Миронов В.Е." w:date="2008-02-22T13:51:00Z">
        <w:r>
          <w:rPr>
            <w:lang w:val="ru-RU"/>
          </w:rPr>
          <w:t xml:space="preserve"> </w:t>
        </w:r>
      </w:ins>
      <w:ins w:id="1059" w:author="Миронов В.Е." w:date="2008-02-22T12:18:00Z">
        <w:r>
          <w:rPr/>
          <w:t>опытной версии программного комплекса могут принимать следующие значения:</w:t>
        </w:r>
      </w:ins>
    </w:p>
    <w:p>
      <w:pPr>
        <w:pStyle w:val="BodyText"/>
        <w:jc w:val="start"/>
        <w:rPr>
          <w:ins w:id="1062" w:author="Миронов В.Е." w:date="2008-02-22T12:15:00Z"/>
          <w:b/>
          <w:i/>
        </w:rPr>
      </w:pPr>
      <w:ins w:id="1061" w:author="Миронов В.Е." w:date="2008-02-22T14:05:00Z">
        <w:r>
          <w:rPr>
            <w:b/>
            <w:i/>
          </w:rPr>
          <w:t>Обогащение руды в Заполярном</w:t>
        </w:r>
      </w:ins>
    </w:p>
    <w:p>
      <w:pPr>
        <w:pStyle w:val="BodyText"/>
        <w:numPr>
          <w:ilvl w:val="0"/>
          <w:numId w:val="5"/>
        </w:numPr>
        <w:rPr>
          <w:ins w:id="1064" w:author="Миронов В.Е." w:date="2008-02-22T12:15:00Z"/>
          <w:b/>
        </w:rPr>
      </w:pPr>
      <w:ins w:id="1063" w:author="Миронов В.Е." w:date="2008-02-22T12:15:00Z">
        <w:r>
          <w:rPr>
            <w:b/>
          </w:rPr>
          <w:t>Технология обогащения</w:t>
        </w:r>
      </w:ins>
    </w:p>
    <w:p>
      <w:pPr>
        <w:pStyle w:val="BodyText"/>
        <w:numPr>
          <w:ilvl w:val="1"/>
          <w:numId w:val="5"/>
        </w:numPr>
        <w:rPr>
          <w:ins w:id="1066" w:author="Миронов В.Е." w:date="2008-02-22T12:16:00Z"/>
        </w:rPr>
      </w:pPr>
      <w:ins w:id="1065" w:author="Миронов В.Е." w:date="2008-02-22T14:13:00Z">
        <w:r>
          <w:rPr/>
          <w:t>Существующая</w:t>
        </w:r>
      </w:ins>
    </w:p>
    <w:p>
      <w:pPr>
        <w:pStyle w:val="BodyText"/>
        <w:numPr>
          <w:ilvl w:val="1"/>
          <w:numId w:val="5"/>
        </w:numPr>
        <w:rPr>
          <w:ins w:id="1068" w:author="Миронов В.Е." w:date="2008-02-22T12:16:00Z"/>
        </w:rPr>
      </w:pPr>
      <w:ins w:id="1067" w:author="Миронов В.Е." w:date="2008-02-22T14:13:00Z">
        <w:r>
          <w:rPr/>
          <w:t>Усовершенствованная («Усовершенств.»)</w:t>
        </w:r>
      </w:ins>
    </w:p>
    <w:p>
      <w:pPr>
        <w:pStyle w:val="BodyText"/>
        <w:numPr>
          <w:ilvl w:val="1"/>
          <w:numId w:val="5"/>
        </w:numPr>
        <w:rPr>
          <w:ins w:id="1070" w:author="Миронов В.Е." w:date="2008-02-26T09:27:00Z"/>
        </w:rPr>
      </w:pPr>
      <w:ins w:id="1069" w:author="Миронов В.Е." w:date="2008-02-22T14:13:00Z">
        <w:r>
          <w:rPr/>
          <w:t>Селективная</w:t>
        </w:r>
      </w:ins>
    </w:p>
    <w:p>
      <w:pPr>
        <w:pStyle w:val="BodyText"/>
        <w:numPr>
          <w:ilvl w:val="0"/>
          <w:numId w:val="0"/>
        </w:numPr>
        <w:ind w:firstLine="851" w:start="0" w:end="0"/>
        <w:rPr>
          <w:ins w:id="1099" w:author="Миронов В.Е." w:date="2008-02-22T12:16:00Z"/>
        </w:rPr>
      </w:pPr>
      <w:ins w:id="1071" w:author="Миронов В.Е." w:date="2008-02-26T09:27:00Z">
        <w:r>
          <w:rPr/>
          <w:t xml:space="preserve">Выбор значения данного параметра </w:t>
        </w:r>
      </w:ins>
      <w:ins w:id="1072" w:author="Миронов В.Е." w:date="2008-02-26T09:29:00Z">
        <w:r>
          <w:rPr/>
          <w:t xml:space="preserve">определяет количество и состав </w:t>
        </w:r>
      </w:ins>
      <w:ins w:id="1073" w:author="Миронов В.Е." w:date="2008-02-26T09:36:00Z">
        <w:r>
          <w:rPr/>
          <w:t>концентрата</w:t>
        </w:r>
      </w:ins>
      <w:ins w:id="1074" w:author="Миронов В.Е." w:date="2008-02-26T09:29:00Z">
        <w:r>
          <w:rPr/>
          <w:t xml:space="preserve"> ОФ, поступающ</w:t>
        </w:r>
      </w:ins>
      <w:ins w:id="1075" w:author="Миронов В.Е." w:date="2008-02-26T09:37:00Z">
        <w:r>
          <w:rPr/>
          <w:t>его</w:t>
        </w:r>
      </w:ins>
      <w:ins w:id="1076" w:author="Миронов В.Е." w:date="2008-02-26T09:29:00Z">
        <w:r>
          <w:rPr/>
          <w:t xml:space="preserve"> в металлургическую переработку. </w:t>
        </w:r>
      </w:ins>
      <w:ins w:id="1077" w:author="Миронов В.Е." w:date="2008-02-26T09:39:00Z">
        <w:r>
          <w:rPr/>
          <w:t>Количество и состав концентратов</w:t>
        </w:r>
      </w:ins>
      <w:ins w:id="1078" w:author="Миронов В.Е." w:date="2008-02-26T09:30:00Z">
        <w:r>
          <w:rPr/>
          <w:t xml:space="preserve"> для каждо</w:t>
        </w:r>
      </w:ins>
      <w:ins w:id="1079" w:author="Миронов В.Е." w:date="2008-02-26T09:33:00Z">
        <w:r>
          <w:rPr/>
          <w:t xml:space="preserve">й технологии </w:t>
        </w:r>
      </w:ins>
      <w:ins w:id="1080" w:author="Миронов В.Е." w:date="2008-02-26T09:36:00Z">
        <w:r>
          <w:rPr/>
          <w:t xml:space="preserve">обогащения </w:t>
        </w:r>
      </w:ins>
      <w:ins w:id="1081" w:author="Миронов В.Е." w:date="2008-02-26T09:31:00Z">
        <w:r>
          <w:rPr/>
          <w:t>зада</w:t>
        </w:r>
      </w:ins>
      <w:ins w:id="1082" w:author="Миронов В.Е." w:date="2008-02-26T09:39:00Z">
        <w:r>
          <w:rPr/>
          <w:t>ю</w:t>
        </w:r>
      </w:ins>
      <w:ins w:id="1083" w:author="Миронов В.Е." w:date="2008-02-26T09:31:00Z">
        <w:r>
          <w:rPr/>
          <w:t xml:space="preserve">тся пользователем </w:t>
        </w:r>
      </w:ins>
      <w:ins w:id="1084" w:author="Миронов В.Е." w:date="2008-02-26T09:50:00Z">
        <w:r>
          <w:rPr/>
          <w:t xml:space="preserve">в соответствующих строках </w:t>
        </w:r>
      </w:ins>
      <w:ins w:id="1085" w:author="Миронов В.Е." w:date="2008-02-26T09:31:00Z">
        <w:r>
          <w:rPr/>
          <w:t>на листе «Сырье»</w:t>
        </w:r>
      </w:ins>
      <w:ins w:id="1086" w:author="Миронов В.Е." w:date="2008-02-26T09:33:00Z">
        <w:r>
          <w:rPr/>
          <w:t xml:space="preserve"> (в п. 1.2)</w:t>
        </w:r>
      </w:ins>
      <w:ins w:id="1087" w:author="Миронов В.Е." w:date="2008-02-26T09:31:00Z">
        <w:r>
          <w:rPr/>
          <w:t>.</w:t>
        </w:r>
      </w:ins>
      <w:ins w:id="1088" w:author="Миронов В.Е." w:date="2008-02-26T09:39:00Z">
        <w:r>
          <w:rPr/>
          <w:t xml:space="preserve"> По существующей и усовершенствованной технологии обогащения в металлургическую переработку поступает коллективный концентрат ОФ </w:t>
        </w:r>
      </w:ins>
      <w:ins w:id="1089" w:author="Миронов В.Е." w:date="2008-02-26T09:41:00Z">
        <w:r>
          <w:rPr/>
          <w:t xml:space="preserve">(по усовершенствованной технологии – </w:t>
        </w:r>
      </w:ins>
      <w:ins w:id="1090" w:author="Миронов В.Е." w:date="2008-02-26T09:52:00Z">
        <w:r>
          <w:rPr/>
          <w:t>более высокого</w:t>
        </w:r>
      </w:ins>
      <w:ins w:id="1091" w:author="Миронов В.Е." w:date="2008-02-26T09:41:00Z">
        <w:r>
          <w:rPr/>
          <w:t xml:space="preserve"> качества и в меньшем количестве). П</w:t>
        </w:r>
      </w:ins>
      <w:ins w:id="1092" w:author="Миронов В.Е." w:date="2008-02-26T09:44:00Z">
        <w:r>
          <w:rPr/>
          <w:t>ри</w:t>
        </w:r>
      </w:ins>
      <w:ins w:id="1093" w:author="Миронов В.Е." w:date="2008-02-26T09:42:00Z">
        <w:r>
          <w:rPr/>
          <w:t xml:space="preserve"> селективной технологии металлургической переработке подвергается никелевый концентрат</w:t>
        </w:r>
      </w:ins>
      <w:ins w:id="1094" w:author="Миронов В.Е." w:date="2008-02-26T09:55:00Z">
        <w:r>
          <w:rPr/>
          <w:t xml:space="preserve"> ОФ</w:t>
        </w:r>
      </w:ins>
      <w:ins w:id="1095" w:author="Миронов В.Е." w:date="2008-02-26T09:43:00Z">
        <w:r>
          <w:rPr/>
          <w:t xml:space="preserve">. Получаемый при обогащении медный концентрат вывозится на продажу или в ЗФ (см. </w:t>
        </w:r>
      </w:ins>
      <w:ins w:id="1096" w:author="Миронов В.Е." w:date="2008-02-26T09:49:00Z">
        <w:r>
          <w:rPr/>
          <w:t xml:space="preserve">соответствующий </w:t>
        </w:r>
      </w:ins>
      <w:ins w:id="1097" w:author="Миронов В.Е." w:date="2008-02-26T09:44:00Z">
        <w:r>
          <w:rPr/>
          <w:t>переключатель ниже)</w:t>
        </w:r>
      </w:ins>
      <w:ins w:id="1098" w:author="Миронов В.Е." w:date="2008-02-26T09:49:00Z">
        <w:r>
          <w:rPr/>
          <w:t>.</w:t>
        </w:r>
      </w:ins>
    </w:p>
    <w:p>
      <w:pPr>
        <w:pStyle w:val="BodyText"/>
        <w:numPr>
          <w:ilvl w:val="0"/>
          <w:numId w:val="5"/>
        </w:numPr>
        <w:rPr>
          <w:ins w:id="1101" w:author="Миронов В.Е." w:date="2008-02-22T14:15:00Z"/>
          <w:b/>
        </w:rPr>
      </w:pPr>
      <w:ins w:id="1100" w:author="Миронов В.Е." w:date="2008-02-22T14:06:00Z">
        <w:r>
          <w:rPr>
            <w:b/>
          </w:rPr>
          <w:t>Переработка концентрата ОФ</w:t>
        </w:r>
      </w:ins>
    </w:p>
    <w:p>
      <w:pPr>
        <w:pStyle w:val="BodyText"/>
        <w:numPr>
          <w:ilvl w:val="1"/>
          <w:numId w:val="5"/>
        </w:numPr>
        <w:rPr>
          <w:ins w:id="1103" w:author="Миронов В.Е." w:date="2008-02-22T14:15:00Z"/>
        </w:rPr>
      </w:pPr>
      <w:ins w:id="1102" w:author="Миронов В.Е." w:date="2008-02-22T14:15:00Z">
        <w:r>
          <w:rPr/>
          <w:t>В ПЦ комбината «Североникель» («В ПЦ к-та СН»)</w:t>
        </w:r>
      </w:ins>
    </w:p>
    <w:p>
      <w:pPr>
        <w:pStyle w:val="BodyText"/>
        <w:numPr>
          <w:ilvl w:val="1"/>
          <w:numId w:val="5"/>
        </w:numPr>
        <w:rPr>
          <w:ins w:id="1105" w:author="Миронов В.Е." w:date="2008-02-26T10:11:00Z"/>
        </w:rPr>
      </w:pPr>
      <w:ins w:id="1104" w:author="Миронов В.Е." w:date="2008-02-22T14:15:00Z">
        <w:r>
          <w:rPr/>
          <w:t>В Финляндии</w:t>
        </w:r>
      </w:ins>
    </w:p>
    <w:p>
      <w:pPr>
        <w:pStyle w:val="BodyText"/>
        <w:numPr>
          <w:ilvl w:val="0"/>
          <w:numId w:val="0"/>
        </w:numPr>
        <w:ind w:firstLine="851" w:start="0" w:end="0"/>
        <w:rPr>
          <w:ins w:id="1126" w:author="Миронов В.Е." w:date="2008-02-26T10:38:00Z"/>
        </w:rPr>
      </w:pPr>
      <w:ins w:id="1106" w:author="Миронов В.Е." w:date="2008-02-26T10:19:00Z">
        <w:r>
          <w:rPr/>
          <w:t>Значение</w:t>
        </w:r>
      </w:ins>
      <w:ins w:id="1107" w:author="Миронов В.Е." w:date="2008-02-26T10:23:00Z">
        <w:r>
          <w:rPr/>
          <w:t xml:space="preserve"> </w:t>
        </w:r>
      </w:ins>
      <w:ins w:id="1108" w:author="Миронов В.Е." w:date="2008-02-26T10:19:00Z">
        <w:r>
          <w:rPr/>
          <w:t>параметра</w:t>
        </w:r>
      </w:ins>
      <w:ins w:id="1109" w:author="Миронов В.Е." w:date="2008-02-26T10:23:00Z">
        <w:r>
          <w:rPr/>
          <w:t xml:space="preserve"> </w:t>
        </w:r>
      </w:ins>
      <w:ins w:id="1110" w:author="Миронов В.Е." w:date="2008-02-26T10:19:00Z">
        <w:r>
          <w:rPr/>
          <w:t>определяет</w:t>
        </w:r>
      </w:ins>
      <w:ins w:id="1111" w:author="Миронов В.Е." w:date="2008-02-26T10:24:00Z">
        <w:r>
          <w:rPr/>
          <w:t xml:space="preserve"> </w:t>
        </w:r>
      </w:ins>
      <w:ins w:id="1112" w:author="Миронов В.Е." w:date="2008-02-26T10:22:00Z">
        <w:r>
          <w:rPr/>
          <w:t>технологию</w:t>
        </w:r>
      </w:ins>
      <w:ins w:id="1113" w:author="Миронов В.Е." w:date="2008-02-26T10:24:00Z">
        <w:r>
          <w:rPr/>
          <w:t xml:space="preserve"> </w:t>
        </w:r>
      </w:ins>
      <w:ins w:id="1114" w:author="Миронов В.Е." w:date="2008-02-26T10:22:00Z">
        <w:r>
          <w:rPr/>
          <w:t>и</w:t>
        </w:r>
      </w:ins>
      <w:ins w:id="1115" w:author="Миронов В.Е." w:date="2008-02-26T10:24:00Z">
        <w:r>
          <w:rPr/>
          <w:t xml:space="preserve"> </w:t>
        </w:r>
      </w:ins>
      <w:ins w:id="1116" w:author="Миронов В.Е." w:date="2008-02-26T10:22:00Z">
        <w:r>
          <w:rPr/>
          <w:t>место переработки концентрата ОФ.</w:t>
        </w:r>
      </w:ins>
      <w:ins w:id="1117" w:author="Миронов В.Е." w:date="2008-02-26T10:20:00Z">
        <w:r>
          <w:rPr/>
          <w:t xml:space="preserve"> </w:t>
        </w:r>
      </w:ins>
      <w:ins w:id="1118" w:author="Миронов В.Е." w:date="2008-02-26T10:24:00Z">
        <w:r>
          <w:rPr/>
          <w:t>При выборе значения «В ПЦ к-та СН» концентрат ОФ перерабатывается по технологии плавки в двухзонной ПВ (</w:t>
        </w:r>
      </w:ins>
      <w:ins w:id="1119" w:author="Миронов В.Е." w:date="2008-02-26T10:26:00Z">
        <w:r>
          <w:rPr/>
          <w:t>соответствующие показатели приведены на листе «ПЦ»). При выборе значения «В Финляндии» концентрат поступает в переработку</w:t>
        </w:r>
      </w:ins>
      <w:ins w:id="1120" w:author="Миронов В.Е." w:date="2008-02-26T10:28:00Z">
        <w:r>
          <w:rPr/>
          <w:t xml:space="preserve"> по технологии плавки в ПВП на завод компании «Болиден», расположенный в Финляндии.</w:t>
        </w:r>
      </w:ins>
      <w:ins w:id="1121" w:author="Миронов В.Е." w:date="2008-02-26T10:30:00Z">
        <w:r>
          <w:rPr/>
          <w:t xml:space="preserve"> Расчетные значения на листе «ПЦ» при этом обнуляются. Кроме концентрата ОФ Кольской ГМК, на заводе в Финляндии может перерабатываться также привозной рудный концентрат</w:t>
        </w:r>
      </w:ins>
      <w:ins w:id="1122" w:author="Миронов В.Е." w:date="2008-02-26T10:32:00Z">
        <w:r>
          <w:rPr/>
          <w:t xml:space="preserve">. Поэтому для обнуления расчетных значений на листе «Болиден» необходимо также исключить </w:t>
        </w:r>
      </w:ins>
      <w:ins w:id="1123" w:author="Миронов В.Е." w:date="2008-02-26T10:35:00Z">
        <w:r>
          <w:rPr/>
          <w:t xml:space="preserve">указанный концентрат из сырьевой загрузки </w:t>
        </w:r>
      </w:ins>
      <w:ins w:id="1124" w:author="Миронов В.Е." w:date="2008-02-26T10:33:00Z">
        <w:r>
          <w:rPr/>
          <w:t xml:space="preserve">на листе «Сырье» </w:t>
        </w:r>
      </w:ins>
      <w:ins w:id="1125" w:author="Миронов В.Е." w:date="2008-02-26T10:36:00Z">
        <w:r>
          <w:rPr/>
          <w:t>(п. 1.3).</w:t>
        </w:r>
      </w:ins>
    </w:p>
    <w:p>
      <w:pPr>
        <w:pStyle w:val="BodyText"/>
        <w:numPr>
          <w:ilvl w:val="0"/>
          <w:numId w:val="0"/>
        </w:numPr>
        <w:ind w:firstLine="851" w:start="0" w:end="0"/>
        <w:rPr>
          <w:ins w:id="1159" w:author="Миронов В.Е." w:date="2008-02-26T11:13:00Z"/>
        </w:rPr>
      </w:pPr>
      <w:ins w:id="1127" w:author="Миронов В.Е." w:date="2008-02-26T10:42:00Z">
        <w:r>
          <w:rPr/>
          <w:t xml:space="preserve">В </w:t>
        </w:r>
      </w:ins>
      <w:ins w:id="1128" w:author="Миронов В.Е." w:date="2008-02-26T10:38:00Z">
        <w:r>
          <w:rPr/>
          <w:t xml:space="preserve">опытной версии программного комплекса </w:t>
        </w:r>
      </w:ins>
      <w:ins w:id="1129" w:author="Миронов В.Е." w:date="2008-02-26T10:43:00Z">
        <w:r>
          <w:rPr/>
          <w:t xml:space="preserve">требуется, чтобы выпуск никеля в ЦЭН-2 комбината «Североникель» был больше </w:t>
        </w:r>
      </w:ins>
      <w:ins w:id="1130" w:author="Миронов В.Е." w:date="2008-02-26T10:46:00Z">
        <w:r>
          <w:rPr/>
          <w:t xml:space="preserve">или равен </w:t>
        </w:r>
      </w:ins>
      <w:ins w:id="1131" w:author="Миронов В.Е." w:date="2008-02-26T10:44:00Z">
        <w:r>
          <w:rPr/>
          <w:t>некоторо</w:t>
        </w:r>
      </w:ins>
      <w:ins w:id="1132" w:author="Миронов В.Е." w:date="2008-02-26T10:46:00Z">
        <w:r>
          <w:rPr/>
          <w:t>му</w:t>
        </w:r>
      </w:ins>
      <w:ins w:id="1133" w:author="Миронов В.Е." w:date="2008-02-26T10:44:00Z">
        <w:r>
          <w:rPr/>
          <w:t xml:space="preserve"> расчетно</w:t>
        </w:r>
      </w:ins>
      <w:ins w:id="1134" w:author="Миронов В.Е." w:date="2008-02-26T10:46:00Z">
        <w:r>
          <w:rPr/>
          <w:t>му</w:t>
        </w:r>
      </w:ins>
      <w:ins w:id="1135" w:author="Миронов В.Е." w:date="2008-02-26T10:44:00Z">
        <w:r>
          <w:rPr/>
          <w:t xml:space="preserve"> минимально</w:t>
        </w:r>
      </w:ins>
      <w:ins w:id="1136" w:author="Миронов В.Е." w:date="2008-02-26T10:46:00Z">
        <w:r>
          <w:rPr/>
          <w:t>му</w:t>
        </w:r>
      </w:ins>
      <w:ins w:id="1137" w:author="Миронов В.Е." w:date="2008-02-26T10:44:00Z">
        <w:r>
          <w:rPr/>
          <w:t xml:space="preserve"> значени</w:t>
        </w:r>
      </w:ins>
      <w:ins w:id="1138" w:author="Миронов В.Е." w:date="2008-02-26T10:47:00Z">
        <w:r>
          <w:rPr/>
          <w:t>ю</w:t>
        </w:r>
      </w:ins>
      <w:ins w:id="1139" w:author="Миронов В.Е." w:date="2008-02-26T10:44:00Z">
        <w:r>
          <w:rPr/>
          <w:t>, всегда строго больше</w:t>
        </w:r>
      </w:ins>
      <w:ins w:id="1140" w:author="Миронов В.Е." w:date="2008-02-26T10:47:00Z">
        <w:r>
          <w:rPr/>
          <w:t>му</w:t>
        </w:r>
      </w:ins>
      <w:ins w:id="1141" w:author="Миронов В.Е." w:date="2008-02-26T10:43:00Z">
        <w:r>
          <w:rPr/>
          <w:t>, чем нул</w:t>
        </w:r>
      </w:ins>
      <w:ins w:id="1142" w:author="Миронов В.Е." w:date="2008-02-26T10:45:00Z">
        <w:r>
          <w:rPr/>
          <w:t>ь. Иными словами, нельзя «обнулить» производство никеля на К</w:t>
        </w:r>
      </w:ins>
      <w:ins w:id="1143" w:author="Миронов В.Е." w:date="2008-02-26T10:47:00Z">
        <w:r>
          <w:rPr/>
          <w:t xml:space="preserve">ольской </w:t>
        </w:r>
      </w:ins>
      <w:ins w:id="1144" w:author="Миронов В.Е." w:date="2008-02-26T10:45:00Z">
        <w:r>
          <w:rPr/>
          <w:t>ГМК, выключив ее из технологической цепи.</w:t>
        </w:r>
      </w:ins>
      <w:ins w:id="1145" w:author="Миронов В.Е." w:date="2008-02-26T10:51:00Z">
        <w:r>
          <w:rPr/>
          <w:t xml:space="preserve"> </w:t>
        </w:r>
      </w:ins>
      <w:ins w:id="1146" w:author="Миронов В.Е." w:date="2008-02-26T10:48:00Z">
        <w:r>
          <w:rPr/>
          <w:t xml:space="preserve">С этим требованием связан ряд особенностей работы переключателей. Например, для рассматриваемого параметра при отсутствии </w:t>
        </w:r>
      </w:ins>
      <w:ins w:id="1147" w:author="Миронов В.Е." w:date="2008-02-26T11:04:00Z">
        <w:r>
          <w:rPr/>
          <w:t xml:space="preserve">привозного </w:t>
        </w:r>
      </w:ins>
      <w:ins w:id="1148" w:author="Миронов В.Е." w:date="2008-02-26T10:49:00Z">
        <w:r>
          <w:rPr/>
          <w:t>сырь</w:t>
        </w:r>
      </w:ins>
      <w:ins w:id="1149" w:author="Миронов В.Е." w:date="2008-02-26T11:04:00Z">
        <w:r>
          <w:rPr/>
          <w:t>я</w:t>
        </w:r>
      </w:ins>
      <w:ins w:id="1150" w:author="Миронов В.Е." w:date="2008-02-26T10:49:00Z">
        <w:r>
          <w:rPr/>
          <w:t xml:space="preserve"> ЗФ</w:t>
        </w:r>
      </w:ins>
      <w:ins w:id="1151" w:author="Миронов В.Е." w:date="2008-02-26T11:04:00Z">
        <w:r>
          <w:rPr/>
          <w:t xml:space="preserve"> </w:t>
        </w:r>
      </w:ins>
      <w:ins w:id="1152" w:author="Миронов В.Е." w:date="2008-02-26T10:51:00Z">
        <w:r>
          <w:rPr/>
          <w:t xml:space="preserve">единственным возможным значением будет переработка собственного сырья в собственном ПЦ. Это значение </w:t>
        </w:r>
      </w:ins>
      <w:ins w:id="1153" w:author="Миронов В.Е." w:date="2008-02-26T11:06:00Z">
        <w:r>
          <w:rPr/>
          <w:t xml:space="preserve">(«В ПЦ к-та СН») </w:t>
        </w:r>
      </w:ins>
      <w:ins w:id="1154" w:author="Миронов В.Е." w:date="2008-02-26T10:52:00Z">
        <w:r>
          <w:rPr/>
          <w:t xml:space="preserve">в данном случае подставляется по умолчанию, </w:t>
        </w:r>
      </w:ins>
      <w:ins w:id="1155" w:author="Миронов В.Е." w:date="2008-02-26T10:55:00Z">
        <w:r>
          <w:rPr/>
          <w:t>при этом значение параметра на экране не отображается (пустая ячейка с заливкой светло-желтого цвета)</w:t>
        </w:r>
      </w:ins>
      <w:ins w:id="1156" w:author="Миронов В.Е." w:date="2008-02-26T10:57:00Z">
        <w:r>
          <w:rPr/>
          <w:t xml:space="preserve"> и на выбор пользователя (раскрывающийся список по-прежнему доступен) программа не реагирует. Попутно заметим, что попытки пользователя </w:t>
        </w:r>
      </w:ins>
      <w:ins w:id="1157" w:author="Миронов В.Е." w:date="2008-02-26T10:59:00Z">
        <w:r>
          <w:rPr/>
          <w:t xml:space="preserve">«обнулить» производство никеля в ЦЭН-2 будут либо блокироваться, либо </w:t>
        </w:r>
      </w:ins>
      <w:ins w:id="1158" w:author="Миронов В.Е." w:date="2008-02-26T11:01:00Z">
        <w:r>
          <w:rPr/>
          <w:t>приведут к невозможности продолжить текущий сеанс работы с программой из-за появления соответствующей ошибки.</w:t>
        </w:r>
      </w:ins>
    </w:p>
    <w:p>
      <w:pPr>
        <w:pStyle w:val="BodyText"/>
        <w:numPr>
          <w:ilvl w:val="0"/>
          <w:numId w:val="0"/>
        </w:numPr>
        <w:ind w:firstLine="851" w:start="0" w:end="0"/>
        <w:rPr>
          <w:ins w:id="1192" w:author="Миронов В.Е." w:date="2008-02-22T14:15:00Z"/>
        </w:rPr>
      </w:pPr>
      <w:ins w:id="1160" w:author="Миронов В.Е." w:date="2008-02-26T11:10:00Z">
        <w:r>
          <w:rPr/>
          <w:t>Отметим также, что «обнулить» загрузку КГМК (и заводов в Финляндии) сырьем З</w:t>
        </w:r>
      </w:ins>
      <w:ins w:id="1161" w:author="Миронов В.Е." w:date="2008-02-26T11:12:00Z">
        <w:r>
          <w:rPr/>
          <w:t xml:space="preserve">аполярного филиала можно непосредственно из файла </w:t>
        </w:r>
      </w:ins>
      <w:ins w:id="1162" w:author="Миронов В.Е." w:date="2008-02-26T11:12:00Z">
        <w:r>
          <w:rPr>
            <w:b/>
          </w:rPr>
          <w:t>Расчет КГМК.</w:t>
        </w:r>
      </w:ins>
      <w:ins w:id="1163" w:author="Миронов В.Е." w:date="2008-02-26T11:12:00Z">
        <w:r>
          <w:rPr>
            <w:b/>
            <w:lang w:val="en-US"/>
          </w:rPr>
          <w:t>xls</w:t>
        </w:r>
      </w:ins>
      <w:ins w:id="1164" w:author="Миронов В.Е." w:date="2008-02-26T11:12:00Z">
        <w:r>
          <w:rPr>
            <w:b w:val="false"/>
          </w:rPr>
          <w:t>.</w:t>
        </w:r>
      </w:ins>
      <w:ins w:id="1165" w:author="Миронов В.Е." w:date="2008-02-26T11:12:00Z">
        <w:r>
          <w:rPr/>
          <w:t xml:space="preserve"> На листе «Сырье» справа от заголовка п. 1.1 </w:t>
        </w:r>
      </w:ins>
      <w:ins w:id="1166" w:author="Миронов В.Е." w:date="2008-02-26T11:15:00Z">
        <w:r>
          <w:rPr/>
          <w:t xml:space="preserve">основной </w:t>
        </w:r>
      </w:ins>
      <w:ins w:id="1167" w:author="Миронов В.Е." w:date="2008-02-26T11:13:00Z">
        <w:r>
          <w:rPr/>
          <w:t xml:space="preserve">таблицы («1.1 Продукты ЗФ») имеется ячейка с заливкой светло-желтого цвета. </w:t>
        </w:r>
      </w:ins>
      <w:ins w:id="1168" w:author="Миронов В.Е." w:date="2008-02-26T11:15:00Z">
        <w:r>
          <w:rPr/>
          <w:t xml:space="preserve">При выборе ячейки </w:t>
        </w:r>
      </w:ins>
      <w:ins w:id="1169" w:author="Миронов В.Е." w:date="2008-02-26T11:36:00Z">
        <w:r>
          <w:rPr/>
          <w:t xml:space="preserve">становится доступным раскрывающийся список с набором значений: </w:t>
        </w:r>
      </w:ins>
      <w:ins w:id="1170" w:author="Миронов В.Е." w:date="2008-02-26T11:40:00Z">
        <w:r>
          <w:rPr/>
          <w:t>«</w:t>
        </w:r>
      </w:ins>
      <w:ins w:id="1171" w:author="Миронов В.Е." w:date="2008-02-26T11:38:00Z">
        <w:r>
          <w:rPr/>
          <w:t>Все</w:t>
        </w:r>
      </w:ins>
      <w:ins w:id="1172" w:author="Миронов В.Е." w:date="2008-02-26T11:40:00Z">
        <w:r>
          <w:rPr/>
          <w:t>»</w:t>
        </w:r>
      </w:ins>
      <w:ins w:id="1173" w:author="Миронов В.Е." w:date="2008-02-26T11:38:00Z">
        <w:r>
          <w:rPr/>
          <w:t xml:space="preserve">, </w:t>
        </w:r>
      </w:ins>
      <w:ins w:id="1174" w:author="Миронов В.Е." w:date="2008-02-26T11:40:00Z">
        <w:r>
          <w:rPr/>
          <w:t>«</w:t>
        </w:r>
      </w:ins>
      <w:ins w:id="1175" w:author="Миронов В.Е." w:date="2008-02-26T11:38:00Z">
        <w:r>
          <w:rPr/>
          <w:t>Файнштейн</w:t>
        </w:r>
      </w:ins>
      <w:ins w:id="1176" w:author="Миронов В.Е." w:date="2008-02-26T11:40:00Z">
        <w:r>
          <w:rPr/>
          <w:t>»</w:t>
        </w:r>
      </w:ins>
      <w:ins w:id="1177" w:author="Миронов В.Е." w:date="2008-02-26T11:38:00Z">
        <w:r>
          <w:rPr/>
          <w:t xml:space="preserve">, </w:t>
        </w:r>
      </w:ins>
      <w:ins w:id="1178" w:author="Миронов В.Е." w:date="2008-02-26T11:40:00Z">
        <w:r>
          <w:rPr/>
          <w:t>«</w:t>
        </w:r>
      </w:ins>
      <w:ins w:id="1179" w:author="Миронов В.Е." w:date="2008-02-26T11:38:00Z">
        <w:r>
          <w:rPr>
            <w:lang w:val="en-US"/>
          </w:rPr>
          <w:t>Ni</w:t>
        </w:r>
      </w:ins>
      <w:ins w:id="1180" w:author="Миронов В.Е." w:date="2008-02-26T11:38:00Z">
        <w:r>
          <w:rPr/>
          <w:t xml:space="preserve"> к-т УРФ</w:t>
        </w:r>
      </w:ins>
      <w:ins w:id="1181" w:author="Миронов В.Е." w:date="2008-02-26T11:40:00Z">
        <w:r>
          <w:rPr/>
          <w:t>»</w:t>
        </w:r>
      </w:ins>
      <w:ins w:id="1182" w:author="Миронов В.Е." w:date="2008-02-26T11:38:00Z">
        <w:r>
          <w:rPr/>
          <w:t xml:space="preserve">, «МФ УРФ», «Обнулить». Для </w:t>
        </w:r>
      </w:ins>
      <w:ins w:id="1183" w:author="Миронов В.Е." w:date="2008-02-26T11:41:00Z">
        <w:r>
          <w:rPr/>
          <w:t>работы</w:t>
        </w:r>
      </w:ins>
      <w:ins w:id="1184" w:author="Миронов В.Е." w:date="2008-02-26T11:39:00Z">
        <w:r>
          <w:rPr/>
          <w:t xml:space="preserve"> всех связей необходимо выбрать «Все»</w:t>
        </w:r>
      </w:ins>
      <w:ins w:id="1185" w:author="Миронов В.Е." w:date="2008-02-26T11:42:00Z">
        <w:r>
          <w:rPr/>
          <w:t xml:space="preserve"> (к этому значению необходимо вернуться по завершении работы с переключателем для корректной работы программного комплекса)</w:t>
        </w:r>
      </w:ins>
      <w:ins w:id="1186" w:author="Миронов В.Е." w:date="2008-02-26T11:40:00Z">
        <w:r>
          <w:rPr/>
          <w:t xml:space="preserve">. Для выбора </w:t>
        </w:r>
      </w:ins>
      <w:ins w:id="1187" w:author="Миронов В.Е." w:date="2008-02-26T11:44:00Z">
        <w:r>
          <w:rPr/>
          <w:t xml:space="preserve">связи только по одному из продуктов, необходимо выбрать его наименование из списка. Остальные продукты при этом обнулятся. Если выбрать «Обнулить», то обнулятся все связи с файлом </w:t>
        </w:r>
      </w:ins>
      <w:ins w:id="1188" w:author="Миронов В.Е." w:date="2008-02-26T11:44:00Z">
        <w:r>
          <w:rPr>
            <w:b/>
          </w:rPr>
          <w:t>Расчет ЗФ.</w:t>
        </w:r>
      </w:ins>
      <w:ins w:id="1189" w:author="Миронов В.Е." w:date="2008-02-26T11:44:00Z">
        <w:r>
          <w:rPr>
            <w:b/>
            <w:lang w:val="en-US"/>
          </w:rPr>
          <w:t>xls</w:t>
        </w:r>
      </w:ins>
      <w:ins w:id="1190" w:author="Миронов В.Е." w:date="2008-02-26T11:46:00Z">
        <w:r>
          <w:rPr>
            <w:b w:val="false"/>
          </w:rPr>
          <w:t xml:space="preserve">. </w:t>
        </w:r>
      </w:ins>
      <w:ins w:id="1191" w:author="Миронов В.Е." w:date="2008-02-26T11:46:00Z">
        <w:r>
          <w:rPr/>
          <w:t>Выбор любого другого значения снова восстанавливает и обновляет связь по соответствующему продукту (всем продуктам). Переключатель был разработан и может использоваться для тестирования.</w:t>
        </w:r>
      </w:ins>
    </w:p>
    <w:p>
      <w:pPr>
        <w:pStyle w:val="BodyText"/>
        <w:numPr>
          <w:ilvl w:val="0"/>
          <w:numId w:val="5"/>
        </w:numPr>
        <w:rPr>
          <w:ins w:id="1194" w:author="Миронов В.Е." w:date="2008-02-22T14:16:00Z"/>
          <w:b/>
        </w:rPr>
      </w:pPr>
      <w:ins w:id="1193" w:author="Миронов В.Е." w:date="2008-02-22T14:06:00Z">
        <w:r>
          <w:rPr>
            <w:b/>
          </w:rPr>
          <w:t>Вывоз медного концентрата ОФ</w:t>
        </w:r>
      </w:ins>
    </w:p>
    <w:p>
      <w:pPr>
        <w:pStyle w:val="BodyText"/>
        <w:numPr>
          <w:ilvl w:val="1"/>
          <w:numId w:val="5"/>
        </w:numPr>
        <w:rPr>
          <w:ins w:id="1196" w:author="Миронов В.Е." w:date="2008-02-22T14:16:00Z"/>
        </w:rPr>
      </w:pPr>
      <w:ins w:id="1195" w:author="Миронов В.Е." w:date="2008-02-22T14:16:00Z">
        <w:r>
          <w:rPr/>
          <w:t>На продажу</w:t>
        </w:r>
      </w:ins>
    </w:p>
    <w:p>
      <w:pPr>
        <w:pStyle w:val="BodyText"/>
        <w:numPr>
          <w:ilvl w:val="1"/>
          <w:numId w:val="5"/>
        </w:numPr>
        <w:rPr>
          <w:ins w:id="1199" w:author="Миронов В.Е." w:date="2008-02-26T11:50:00Z"/>
        </w:rPr>
      </w:pPr>
      <w:ins w:id="1197" w:author="Миронов В.Е." w:date="2008-02-22T14:16:00Z">
        <w:r>
          <w:rPr/>
          <w:t>В Заполярный филиал («В ЗФ ГМК НН</w:t>
        </w:r>
      </w:ins>
      <w:ins w:id="1198" w:author="Миронов В.Е." w:date="2008-02-22T14:18:00Z">
        <w:r>
          <w:rPr/>
          <w:t>»)</w:t>
        </w:r>
      </w:ins>
    </w:p>
    <w:p>
      <w:pPr>
        <w:pStyle w:val="BodyText"/>
        <w:numPr>
          <w:ilvl w:val="0"/>
          <w:numId w:val="0"/>
        </w:numPr>
        <w:ind w:firstLine="851" w:start="0" w:end="0"/>
        <w:rPr>
          <w:ins w:id="1214" w:author="Миронов В.Е." w:date="2008-02-22T14:16:00Z"/>
        </w:rPr>
      </w:pPr>
      <w:ins w:id="1200" w:author="Миронов В.Е." w:date="2008-02-26T12:05:00Z">
        <w:r>
          <w:rPr/>
          <w:t>Параметр доступен только при выборе значения показателя «Технология обогащения» –</w:t>
        </w:r>
      </w:ins>
      <w:ins w:id="1201" w:author="Миронов В.Е." w:date="2008-02-26T12:07:00Z">
        <w:r>
          <w:rPr/>
          <w:t xml:space="preserve"> </w:t>
        </w:r>
      </w:ins>
      <w:ins w:id="1202" w:author="Миронов В.Е." w:date="2008-02-26T12:05:00Z">
        <w:r>
          <w:rPr/>
          <w:t xml:space="preserve">«Селективная». </w:t>
        </w:r>
      </w:ins>
      <w:ins w:id="1203" w:author="Миронов В.Е." w:date="2008-02-26T12:08:00Z">
        <w:r>
          <w:rPr/>
          <w:t xml:space="preserve">Теоретически возможен вывоз медного концентрата ОФ на переработку в ЗФ, но в опытной версии программного комплекса эта опция не задействована. </w:t>
        </w:r>
      </w:ins>
      <w:ins w:id="1204" w:author="Миронов В.Е." w:date="2008-02-26T12:11:00Z">
        <w:r>
          <w:rPr/>
          <w:t>Таким образом, м</w:t>
        </w:r>
      </w:ins>
      <w:ins w:id="1205" w:author="Миронов В.Е." w:date="2008-02-26T12:09:00Z">
        <w:r>
          <w:rPr/>
          <w:t xml:space="preserve">едный концентрат ОФ </w:t>
        </w:r>
      </w:ins>
      <w:ins w:id="1206" w:author="Миронов В.Е." w:date="2008-02-26T12:12:00Z">
        <w:r>
          <w:rPr/>
          <w:t>при его выделении</w:t>
        </w:r>
      </w:ins>
      <w:ins w:id="1207" w:author="Миронов В.Е." w:date="2008-02-26T12:15:00Z">
        <w:r>
          <w:rPr/>
          <w:t xml:space="preserve"> </w:t>
        </w:r>
      </w:ins>
      <w:ins w:id="1208" w:author="Миронов В.Е." w:date="2008-02-26T12:12:00Z">
        <w:r>
          <w:rPr/>
          <w:t xml:space="preserve">всегда </w:t>
        </w:r>
      </w:ins>
      <w:ins w:id="1209" w:author="Миронов В.Е." w:date="2008-02-26T12:10:00Z">
        <w:r>
          <w:rPr/>
          <w:t>поступает на продажу</w:t>
        </w:r>
      </w:ins>
      <w:ins w:id="1210" w:author="Миронов В.Е." w:date="2008-02-26T12:13:00Z">
        <w:r>
          <w:rPr/>
          <w:t xml:space="preserve"> (см. п. «2.5 На вывоз» основной таблицы на листе «Сырье»)</w:t>
        </w:r>
      </w:ins>
      <w:ins w:id="1211" w:author="Миронов В.Е." w:date="2008-02-26T12:10:00Z">
        <w:r>
          <w:rPr/>
          <w:t xml:space="preserve">, минуя металлургический передел, и в сводном балансе </w:t>
        </w:r>
      </w:ins>
      <w:ins w:id="1212" w:author="Миронов В.Е." w:date="2008-02-26T12:12:00Z">
        <w:r>
          <w:rPr/>
          <w:t xml:space="preserve">металлургического производства </w:t>
        </w:r>
      </w:ins>
      <w:ins w:id="1213" w:author="Миронов В.Е." w:date="2008-02-26T12:10:00Z">
        <w:r>
          <w:rPr/>
          <w:t>не показан.</w:t>
        </w:r>
      </w:ins>
    </w:p>
    <w:p>
      <w:pPr>
        <w:pStyle w:val="BodyText"/>
        <w:jc w:val="start"/>
        <w:rPr>
          <w:ins w:id="1216" w:author="Миронов В.Е." w:date="2008-02-22T14:07:00Z"/>
          <w:b/>
          <w:i/>
        </w:rPr>
      </w:pPr>
      <w:ins w:id="1215" w:author="Миронов В.Е." w:date="2008-02-22T14:07:00Z">
        <w:r>
          <w:rPr>
            <w:b/>
            <w:i/>
          </w:rPr>
          <w:t>Комбинат «Североникель»</w:t>
        </w:r>
      </w:ins>
    </w:p>
    <w:p>
      <w:pPr>
        <w:pStyle w:val="BodyText"/>
        <w:numPr>
          <w:ilvl w:val="0"/>
          <w:numId w:val="5"/>
        </w:numPr>
        <w:rPr>
          <w:ins w:id="1218" w:author="Миронов В.Е." w:date="2008-02-22T14:18:00Z"/>
          <w:b/>
        </w:rPr>
      </w:pPr>
      <w:ins w:id="1217" w:author="Миронов В.Е." w:date="2008-02-22T14:07:00Z">
        <w:r>
          <w:rPr>
            <w:b/>
          </w:rPr>
          <w:t>Выпуск никеля в ЦКН по существующей технологии</w:t>
        </w:r>
      </w:ins>
    </w:p>
    <w:p>
      <w:pPr>
        <w:pStyle w:val="BodyText"/>
        <w:numPr>
          <w:ilvl w:val="1"/>
          <w:numId w:val="5"/>
        </w:numPr>
        <w:rPr>
          <w:ins w:id="1220" w:author="Миронов В.Е." w:date="2008-02-22T14:20:00Z"/>
        </w:rPr>
      </w:pPr>
      <w:ins w:id="1219" w:author="Миронов В.Е." w:date="2008-02-22T14:20:00Z">
        <w:r>
          <w:rPr/>
          <w:t>нулевое значение (число 0)</w:t>
        </w:r>
      </w:ins>
    </w:p>
    <w:p>
      <w:pPr>
        <w:pStyle w:val="BodyText"/>
        <w:numPr>
          <w:ilvl w:val="1"/>
          <w:numId w:val="5"/>
        </w:numPr>
        <w:rPr>
          <w:ins w:id="1222" w:author="Миронов В.Е." w:date="2008-02-22T14:20:00Z"/>
        </w:rPr>
      </w:pPr>
      <w:ins w:id="1221" w:author="Миронов В.Е." w:date="2008-02-22T14:20:00Z">
        <w:r>
          <w:rPr/>
          <w:t>стандартное значение 1 (число 5 500)</w:t>
        </w:r>
      </w:ins>
    </w:p>
    <w:p>
      <w:pPr>
        <w:pStyle w:val="BodyText"/>
        <w:numPr>
          <w:ilvl w:val="1"/>
          <w:numId w:val="5"/>
        </w:numPr>
        <w:rPr>
          <w:ins w:id="1226" w:author="Миронов В.Е." w:date="2008-02-22T14:20:00Z"/>
        </w:rPr>
      </w:pPr>
      <w:ins w:id="1223" w:author="Миронов В.Е." w:date="2008-02-22T14:20:00Z">
        <w:r>
          <w:rPr/>
          <w:t xml:space="preserve">стандартное значение 2 (число </w:t>
        </w:r>
      </w:ins>
      <w:ins w:id="1224" w:author="Миронов В.Е." w:date="2008-02-22T14:22:00Z">
        <w:r>
          <w:rPr/>
          <w:t>10</w:t>
        </w:r>
      </w:ins>
      <w:ins w:id="1225" w:author="Миронов В.Е." w:date="2008-02-22T14:20:00Z">
        <w:r>
          <w:rPr/>
          <w:t> 000)</w:t>
        </w:r>
      </w:ins>
    </w:p>
    <w:p>
      <w:pPr>
        <w:pStyle w:val="BodyText"/>
        <w:numPr>
          <w:ilvl w:val="1"/>
          <w:numId w:val="5"/>
        </w:numPr>
        <w:rPr>
          <w:ins w:id="1228" w:author="Миронов В.Е." w:date="2008-02-26T14:02:00Z"/>
          <w:lang w:val="ru-RU"/>
        </w:rPr>
      </w:pPr>
      <w:ins w:id="1227" w:author="Миронов В.Е." w:date="2008-02-22T14:20:00Z">
        <w:r>
          <w:rPr/>
          <w:t>текущее значение (число)</w:t>
        </w:r>
      </w:ins>
    </w:p>
    <w:p>
      <w:pPr>
        <w:pStyle w:val="BodyText"/>
        <w:numPr>
          <w:ilvl w:val="0"/>
          <w:numId w:val="0"/>
        </w:numPr>
        <w:ind w:firstLine="851" w:start="0" w:end="0"/>
        <w:rPr>
          <w:ins w:id="1242" w:author="Миронов В.Е." w:date="2008-02-22T14:20:00Z"/>
        </w:rPr>
      </w:pPr>
      <w:ins w:id="1229" w:author="Миронов В.Е." w:date="2008-02-26T14:06:00Z">
        <w:r>
          <w:rPr/>
          <w:t>Значение параметра задает количество никеля</w:t>
        </w:r>
      </w:ins>
      <w:ins w:id="1230" w:author="Миронов В.Е." w:date="2008-02-26T14:09:00Z">
        <w:r>
          <w:rPr/>
          <w:t xml:space="preserve"> (в т/год)</w:t>
        </w:r>
      </w:ins>
      <w:ins w:id="1231" w:author="Миронов В.Е." w:date="2008-02-26T14:07:00Z">
        <w:r>
          <w:rPr/>
          <w:t xml:space="preserve">, выпускаемого в ЦКН из грансплава по существующей технологии синтеза в колоннах высокого давления. </w:t>
        </w:r>
      </w:ins>
      <w:ins w:id="1232" w:author="Миронов В.Е." w:date="2008-02-26T14:10:00Z">
        <w:r>
          <w:rPr/>
          <w:t>Пользователь может ввести произвольное число или выбрать одно из стандартных значений раскрывающегося списка.</w:t>
        </w:r>
      </w:ins>
      <w:ins w:id="1233" w:author="Миронов В.Е." w:date="2008-02-26T14:13:00Z">
        <w:r>
          <w:rPr/>
          <w:t xml:space="preserve"> </w:t>
        </w:r>
      </w:ins>
      <w:ins w:id="1234" w:author="Миронов В.Е." w:date="2008-02-26T14:21:00Z">
        <w:r>
          <w:rPr/>
          <w:t>Показатель становится недоступным, е</w:t>
        </w:r>
      </w:ins>
      <w:ins w:id="1235" w:author="Миронов В.Е." w:date="2008-02-26T14:13:00Z">
        <w:r>
          <w:rPr/>
          <w:t xml:space="preserve">сли в переработку на Кольскую ГМК поступает магнитная фракция ЗФ или </w:t>
        </w:r>
      </w:ins>
      <w:ins w:id="1236" w:author="Миронов В.Е." w:date="2008-02-26T14:16:00Z">
        <w:r>
          <w:rPr/>
          <w:t xml:space="preserve">магнитная фракция выделяется </w:t>
        </w:r>
      </w:ins>
      <w:ins w:id="1237" w:author="Миронов В.Е." w:date="2008-02-26T14:13:00Z">
        <w:r>
          <w:rPr/>
          <w:t>в УРФ комбината «Североникель»</w:t>
        </w:r>
      </w:ins>
      <w:ins w:id="1238" w:author="Миронов В.Е." w:date="2008-02-26T14:16:00Z">
        <w:r>
          <w:rPr/>
          <w:t>. Выпуск никеля в ЦКН в этом случае</w:t>
        </w:r>
      </w:ins>
      <w:ins w:id="1239" w:author="Миронов В.Е." w:date="2008-02-26T14:18:00Z">
        <w:r>
          <w:rPr/>
          <w:t xml:space="preserve"> определяется количеством никеля в сырье ЦКН (магнитной фракции). Переработка магнитной фракции </w:t>
        </w:r>
      </w:ins>
      <w:ins w:id="1240" w:author="Миронов В.Е." w:date="2008-02-26T14:23:00Z">
        <w:r>
          <w:rPr/>
          <w:t xml:space="preserve">в ЦКН </w:t>
        </w:r>
      </w:ins>
      <w:ins w:id="1241" w:author="Миронов В.Е." w:date="2008-02-26T14:19:00Z">
        <w:r>
          <w:rPr/>
          <w:t>предусматривается по технологии синтеза в реакторе среднего давления.</w:t>
        </w:r>
      </w:ins>
    </w:p>
    <w:p>
      <w:pPr>
        <w:pStyle w:val="BodyText"/>
        <w:numPr>
          <w:ilvl w:val="0"/>
          <w:numId w:val="5"/>
        </w:numPr>
        <w:rPr>
          <w:ins w:id="1244" w:author="Миронов В.Е." w:date="2008-02-26T09:23:00Z"/>
          <w:b/>
          <w:highlight w:val="none"/>
          <w:lang w:val="ru-RU"/>
        </w:rPr>
      </w:pPr>
      <w:ins w:id="1243" w:author="Миронов В.Е." w:date="2008-02-22T14:08:00Z">
        <w:r>
          <w:rPr>
            <w:b/>
          </w:rPr>
          <w:t>Выпуск никеля в ЦЭН-2 (раскрывающийся список)</w:t>
        </w:r>
      </w:ins>
    </w:p>
    <w:p>
      <w:pPr>
        <w:pStyle w:val="BodyText"/>
        <w:numPr>
          <w:ilvl w:val="1"/>
          <w:numId w:val="5"/>
        </w:numPr>
        <w:rPr>
          <w:ins w:id="1246" w:author="Миронов В.Е." w:date="2008-02-26T09:23:00Z"/>
        </w:rPr>
      </w:pPr>
      <w:ins w:id="1245" w:author="Миронов В.Е." w:date="2008-02-26T09:23:00Z">
        <w:r>
          <w:rPr/>
          <w:t>Авто</w:t>
        </w:r>
      </w:ins>
    </w:p>
    <w:p>
      <w:pPr>
        <w:pStyle w:val="BodyText"/>
        <w:numPr>
          <w:ilvl w:val="1"/>
          <w:numId w:val="5"/>
        </w:numPr>
        <w:rPr>
          <w:ins w:id="1248" w:author="Миронов В.Е." w:date="2008-02-26T09:23:00Z"/>
        </w:rPr>
      </w:pPr>
      <w:ins w:id="1247" w:author="Миронов В.Е." w:date="2008-02-26T09:23:00Z">
        <w:r>
          <w:rPr/>
          <w:t>Файнштейн</w:t>
        </w:r>
      </w:ins>
    </w:p>
    <w:p>
      <w:pPr>
        <w:pStyle w:val="BodyText"/>
        <w:numPr>
          <w:ilvl w:val="1"/>
          <w:numId w:val="5"/>
        </w:numPr>
        <w:rPr>
          <w:ins w:id="1250" w:author="Миронов В.Е." w:date="2008-02-26T14:27:00Z"/>
        </w:rPr>
      </w:pPr>
      <w:ins w:id="1249" w:author="Миронов В.Е." w:date="2008-02-26T09:23:00Z">
        <w:r>
          <w:rPr/>
          <w:t>Число</w:t>
        </w:r>
      </w:ins>
    </w:p>
    <w:p>
      <w:pPr>
        <w:pStyle w:val="BodyText"/>
        <w:numPr>
          <w:ilvl w:val="0"/>
          <w:numId w:val="0"/>
        </w:numPr>
        <w:ind w:firstLine="851" w:start="0" w:end="0"/>
        <w:rPr>
          <w:ins w:id="1254" w:author="Миронов В.Е." w:date="2008-02-26T14:29:00Z"/>
        </w:rPr>
      </w:pPr>
      <w:ins w:id="1251" w:author="Миронов В.Е." w:date="2008-02-26T14:27:00Z">
        <w:r>
          <w:rPr/>
          <w:t xml:space="preserve">Значение </w:t>
        </w:r>
      </w:ins>
      <w:ins w:id="1252" w:author="Миронов В.Е." w:date="2008-02-26T14:29:00Z">
        <w:r>
          <w:rPr/>
          <w:t xml:space="preserve">данного </w:t>
        </w:r>
      </w:ins>
      <w:ins w:id="1253" w:author="Миронов В.Е." w:date="2008-02-26T14:27:00Z">
        <w:r>
          <w:rPr/>
          <w:t>показателя задает режим расчета выпуска никеля в ЦЭН-2.</w:t>
        </w:r>
      </w:ins>
    </w:p>
    <w:p>
      <w:pPr>
        <w:pStyle w:val="BodyText"/>
        <w:numPr>
          <w:ilvl w:val="0"/>
          <w:numId w:val="0"/>
        </w:numPr>
        <w:ind w:firstLine="851" w:start="0" w:end="0"/>
        <w:rPr>
          <w:ins w:id="1272" w:author="Миронов В.Е." w:date="2008-02-26T15:59:00Z"/>
        </w:rPr>
      </w:pPr>
      <w:ins w:id="1255" w:author="Миронов В.Е." w:date="2008-02-26T14:29:00Z">
        <w:r>
          <w:rPr/>
          <w:t xml:space="preserve">При выборе </w:t>
        </w:r>
      </w:ins>
      <w:ins w:id="1256" w:author="Миронов В.Е." w:date="2008-02-26T15:59:00Z">
        <w:r>
          <w:rPr/>
          <w:t xml:space="preserve">значения </w:t>
        </w:r>
      </w:ins>
      <w:ins w:id="1257" w:author="Миронов В.Е." w:date="2008-02-26T14:28:00Z">
        <w:r>
          <w:rPr/>
          <w:t>«Авто»</w:t>
        </w:r>
      </w:ins>
      <w:ins w:id="1258" w:author="Миронов В.Е." w:date="2008-02-26T15:50:00Z">
        <w:r>
          <w:rPr/>
          <w:t xml:space="preserve"> файнштейн ЗФ</w:t>
        </w:r>
      </w:ins>
      <w:ins w:id="1259" w:author="Миронов В.Е." w:date="2008-02-26T15:53:00Z">
        <w:r>
          <w:rPr/>
          <w:t xml:space="preserve">, </w:t>
        </w:r>
      </w:ins>
      <w:ins w:id="1260" w:author="Миронов В.Е." w:date="2008-02-26T15:50:00Z">
        <w:r>
          <w:rPr/>
          <w:t>никелевый концентрат УРФ ЗФ</w:t>
        </w:r>
      </w:ins>
      <w:ins w:id="1261" w:author="Миронов В.Е." w:date="2008-02-26T15:53:00Z">
        <w:r>
          <w:rPr/>
          <w:t xml:space="preserve"> и </w:t>
        </w:r>
      </w:ins>
      <w:ins w:id="1262" w:author="Миронов В.Е." w:date="2008-02-26T15:56:00Z">
        <w:r>
          <w:rPr/>
          <w:t xml:space="preserve">файнштейн из собственного сырья КГМК, произведенный в ПЦ комбината «Североникель», </w:t>
        </w:r>
      </w:ins>
      <w:ins w:id="1263" w:author="Миронов В.Е." w:date="2008-02-26T15:50:00Z">
        <w:r>
          <w:rPr/>
          <w:t xml:space="preserve">поступают в переработку на </w:t>
        </w:r>
      </w:ins>
      <w:ins w:id="1264" w:author="Миронов В.Е." w:date="2008-02-26T16:01:00Z">
        <w:r>
          <w:rPr/>
          <w:t xml:space="preserve">рафинировочный передел </w:t>
        </w:r>
      </w:ins>
      <w:ins w:id="1265" w:author="Миронов В.Е." w:date="2008-02-26T15:50:00Z">
        <w:r>
          <w:rPr/>
          <w:t>комбинат</w:t>
        </w:r>
      </w:ins>
      <w:ins w:id="1266" w:author="Миронов В.Е." w:date="2008-02-26T16:01:00Z">
        <w:r>
          <w:rPr/>
          <w:t>а</w:t>
        </w:r>
      </w:ins>
      <w:ins w:id="1267" w:author="Миронов В.Е." w:date="2008-02-26T15:50:00Z">
        <w:r>
          <w:rPr/>
          <w:t xml:space="preserve"> «Североникель»</w:t>
        </w:r>
      </w:ins>
      <w:ins w:id="1268" w:author="Миронов В.Е." w:date="2008-02-26T15:57:00Z">
        <w:r>
          <w:rPr/>
          <w:t>.</w:t>
        </w:r>
      </w:ins>
      <w:ins w:id="1269" w:author="Миронов В.Е." w:date="2008-02-26T16:03:00Z">
        <w:r>
          <w:rPr/>
          <w:t xml:space="preserve"> Таким образом, </w:t>
        </w:r>
      </w:ins>
      <w:ins w:id="1270" w:author="Миронов В.Е." w:date="2008-02-26T16:17:00Z">
        <w:r>
          <w:rPr/>
          <w:t xml:space="preserve">в данном режиме </w:t>
        </w:r>
      </w:ins>
      <w:ins w:id="1271" w:author="Миронов В.Е." w:date="2008-02-26T16:03:00Z">
        <w:r>
          <w:rPr/>
          <w:t>выпуск никеля в ЦЭН-2 рассчитывается «автоматически» из всего сырья рафинировочного передела Кольской ГМК.</w:t>
        </w:r>
      </w:ins>
    </w:p>
    <w:p>
      <w:pPr>
        <w:pStyle w:val="BodyText"/>
        <w:numPr>
          <w:ilvl w:val="0"/>
          <w:numId w:val="0"/>
        </w:numPr>
        <w:ind w:firstLine="851" w:start="0" w:end="0"/>
        <w:rPr>
          <w:ins w:id="1284" w:author="Миронов В.Е." w:date="2008-02-26T16:18:00Z"/>
        </w:rPr>
      </w:pPr>
      <w:ins w:id="1273" w:author="Миронов В.Е." w:date="2008-02-26T15:59:00Z">
        <w:r>
          <w:rPr/>
          <w:t xml:space="preserve">При выборе значения «Файнштейн» </w:t>
        </w:r>
      </w:ins>
      <w:ins w:id="1274" w:author="Миронов В.Е." w:date="2008-02-26T16:08:00Z">
        <w:r>
          <w:rPr/>
          <w:t xml:space="preserve">в рафинировочный передел комбината «Североникель» поступают </w:t>
        </w:r>
      </w:ins>
      <w:ins w:id="1275" w:author="Миронов В.Е." w:date="2008-02-26T15:59:00Z">
        <w:r>
          <w:rPr/>
          <w:t>файнштейн ЗФ и файнштейн из собственного сырья КГМК, произведенный в ПЦ комбината «Североникель»</w:t>
        </w:r>
      </w:ins>
      <w:ins w:id="1276" w:author="Миронов В.Е." w:date="2008-02-26T16:09:00Z">
        <w:r>
          <w:rPr/>
          <w:t xml:space="preserve">. </w:t>
        </w:r>
      </w:ins>
      <w:ins w:id="1277" w:author="Миронов В.Е." w:date="2008-02-26T15:59:00Z">
        <w:r>
          <w:rPr/>
          <w:t>Никелевый концентрат УРФ ЗФ поступает в рафинировочный пере</w:t>
        </w:r>
      </w:ins>
      <w:ins w:id="1278" w:author="Миронов В.Е." w:date="2008-02-26T16:02:00Z">
        <w:r>
          <w:rPr/>
          <w:t xml:space="preserve">дел завода компании </w:t>
        </w:r>
      </w:ins>
      <w:ins w:id="1279" w:author="Миронов В.Е." w:date="2008-02-26T16:02:00Z">
        <w:r>
          <w:rPr>
            <w:lang w:val="en-US"/>
          </w:rPr>
          <w:t>OMG</w:t>
        </w:r>
      </w:ins>
      <w:ins w:id="1280" w:author="Миронов В.Е." w:date="2008-02-26T16:02:00Z">
        <w:r>
          <w:rPr/>
          <w:t xml:space="preserve"> в Финляндии.</w:t>
        </w:r>
      </w:ins>
      <w:ins w:id="1281" w:author="Миронов В.Е." w:date="2008-02-26T16:14:00Z">
        <w:r>
          <w:rPr/>
          <w:t xml:space="preserve"> Таким образом, </w:t>
        </w:r>
      </w:ins>
      <w:ins w:id="1282" w:author="Миронов В.Е." w:date="2008-02-26T16:17:00Z">
        <w:r>
          <w:rPr/>
          <w:t xml:space="preserve">в данном режиме </w:t>
        </w:r>
      </w:ins>
      <w:ins w:id="1283" w:author="Миронов В.Е." w:date="2008-02-26T16:14:00Z">
        <w:r>
          <w:rPr/>
          <w:t xml:space="preserve">выпуск никеля в ЦЭН-2 рассчитывается исходя из загрузки рафинировочного производства файнштейном ЗФ и (или) собственным. </w:t>
        </w:r>
      </w:ins>
    </w:p>
    <w:p>
      <w:pPr>
        <w:pStyle w:val="BodyText"/>
        <w:numPr>
          <w:ilvl w:val="0"/>
          <w:numId w:val="0"/>
        </w:numPr>
        <w:ind w:firstLine="851" w:start="0" w:end="0"/>
        <w:rPr>
          <w:ins w:id="1287" w:author="Миронов В.Е." w:date="2008-02-26T16:21:00Z"/>
        </w:rPr>
      </w:pPr>
      <w:ins w:id="1285" w:author="Миронов В.Е." w:date="2008-02-26T16:18:00Z">
        <w:r>
          <w:rPr/>
          <w:t>При выборе значения «Число» пользователем задается выпуск никеля в ЦЭН-2 в т/год</w:t>
        </w:r>
      </w:ins>
      <w:ins w:id="1286" w:author="Миронов В.Е." w:date="2008-02-26T16:21:00Z">
        <w:r>
          <w:rPr/>
          <w:t xml:space="preserve"> (подробное описание данного режима приведено ниже).</w:t>
        </w:r>
      </w:ins>
    </w:p>
    <w:p>
      <w:pPr>
        <w:pStyle w:val="BodyText"/>
        <w:numPr>
          <w:ilvl w:val="0"/>
          <w:numId w:val="0"/>
        </w:numPr>
        <w:ind w:firstLine="851" w:start="0" w:end="0"/>
        <w:rPr>
          <w:ins w:id="1423" w:author="Миронов В.Е." w:date="2008-02-26T09:23:00Z"/>
        </w:rPr>
      </w:pPr>
      <w:ins w:id="1288" w:author="Миронов В.Е." w:date="2008-02-26T16:26:00Z">
        <w:r>
          <w:rPr/>
          <w:t xml:space="preserve">Магнитная фракция УРФ ЗФ всегда поступает в переработку в ЦКН комбината «Североникель». </w:t>
        </w:r>
      </w:ins>
      <w:ins w:id="1289" w:author="Миронов В.Е." w:date="2008-02-26T16:28:00Z">
        <w:r>
          <w:rPr/>
          <w:t xml:space="preserve">Файнштейн из собственного рудного сырья КГМК поступает на переработку в УРФ комбината «Североникель», если он производится в плавильном цеху комбината «Североникель». Если файнштейн произведен </w:t>
        </w:r>
      </w:ins>
      <w:ins w:id="1290" w:author="Миронов В.Е." w:date="2008-02-26T16:30:00Z">
        <w:r>
          <w:rPr/>
          <w:t xml:space="preserve">на заводе компании «Болиден» в Финляндии, то он поступает </w:t>
        </w:r>
      </w:ins>
      <w:ins w:id="1291" w:author="Миронов В.Е." w:date="2008-02-27T09:34:00Z">
        <w:r>
          <w:rPr/>
          <w:t>на</w:t>
        </w:r>
      </w:ins>
      <w:ins w:id="1292" w:author="Миронов В.Е." w:date="2008-02-26T16:30:00Z">
        <w:r>
          <w:rPr/>
          <w:t xml:space="preserve"> рафинировочный завод компании </w:t>
        </w:r>
      </w:ins>
      <w:ins w:id="1293" w:author="Миронов В.Е." w:date="2008-02-26T16:30:00Z">
        <w:r>
          <w:rPr>
            <w:lang w:val="en-US"/>
          </w:rPr>
          <w:t>OMG</w:t>
        </w:r>
      </w:ins>
      <w:ins w:id="1294" w:author="Миронов В.Е." w:date="2008-02-26T16:30:00Z">
        <w:r>
          <w:rPr/>
          <w:t xml:space="preserve"> в Финляндии. </w:t>
        </w:r>
      </w:ins>
      <w:ins w:id="1295" w:author="Миронов В.Е." w:date="2008-02-26T16:34:00Z">
        <w:r>
          <w:rPr/>
          <w:t>Место производства файнштейна из рудного сырья К</w:t>
        </w:r>
      </w:ins>
      <w:ins w:id="1296" w:author="Миронов В.Е." w:date="2008-02-26T16:37:00Z">
        <w:r>
          <w:rPr/>
          <w:t xml:space="preserve">ольской </w:t>
        </w:r>
      </w:ins>
      <w:ins w:id="1297" w:author="Миронов В.Е." w:date="2008-02-26T16:34:00Z">
        <w:r>
          <w:rPr/>
          <w:t>ГМК определяется значением показателя «Переработка концентрата ОФ»</w:t>
        </w:r>
      </w:ins>
      <w:ins w:id="1298" w:author="Миронов В.Е." w:date="2008-02-27T09:35:00Z">
        <w:r>
          <w:rPr/>
          <w:t xml:space="preserve"> (см. выше)</w:t>
        </w:r>
      </w:ins>
      <w:ins w:id="1299" w:author="Миронов В.Е." w:date="2008-02-27T09:35:00Z">
        <w:r>
          <w:rPr>
            <w:vanish/>
          </w:rPr>
          <w:t xml:space="preserve">(см. </w:t>
        </w:r>
      </w:ins>
      <w:ins w:id="130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0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1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2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3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4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5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6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7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8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39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0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2"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3"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4"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5"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6"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7"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8"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19"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20"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21" w:author="Миронов В.Е." w:date="2008-02-27T09:35:00Z">
        <w:r>
          <w:rPr>
            <w:vanish/>
          </w:rPr>
          <w:fldChar w:fldCharType="begin"/>
        </w:r>
        <w:r>
          <w:rPr>
            <w:vanish/>
          </w:rPr>
          <w:instrText xml:space="preserve"> PAGE \* ARABIC </w:instrText>
        </w:r>
        <w:r>
          <w:rPr>
            <w:vanish/>
          </w:rPr>
          <w:fldChar w:fldCharType="separate"/>
        </w:r>
        <w:r>
          <w:rPr>
            <w:vanish/>
          </w:rPr>
          <w:t>0</w:t>
        </w:r>
        <w:r>
          <w:rPr>
            <w:vanish/>
          </w:rPr>
          <w:fldChar w:fldCharType="end"/>
        </w:r>
      </w:ins>
      <w:ins w:id="1422" w:author="Миронов В.Е." w:date="2008-02-26T16:36:00Z">
        <w:r>
          <w:rPr/>
          <w:t>.</w:t>
        </w:r>
      </w:ins>
    </w:p>
    <w:p>
      <w:pPr>
        <w:pStyle w:val="BodyText"/>
        <w:numPr>
          <w:ilvl w:val="0"/>
          <w:numId w:val="5"/>
        </w:numPr>
        <w:rPr>
          <w:ins w:id="1425" w:author="Миронов В.Е." w:date="2008-02-22T14:09:00Z"/>
          <w:b/>
        </w:rPr>
      </w:pPr>
      <w:ins w:id="1424" w:author="Миронов В.Е." w:date="2008-02-22T14:09:00Z">
        <w:r>
          <w:rPr>
            <w:b/>
          </w:rPr>
          <w:t>Выпуск никеля в ЦЭН-2 (ввод числового значения)</w:t>
        </w:r>
      </w:ins>
    </w:p>
    <w:p>
      <w:pPr>
        <w:pStyle w:val="BodyText"/>
        <w:numPr>
          <w:ilvl w:val="0"/>
          <w:numId w:val="5"/>
        </w:numPr>
        <w:rPr>
          <w:ins w:id="1427" w:author="Миронов В.Е." w:date="2008-02-26T09:25:00Z"/>
          <w:b/>
        </w:rPr>
      </w:pPr>
      <w:ins w:id="1426" w:author="Миронов В.Е." w:date="2008-02-22T14:09:00Z">
        <w:r>
          <w:rPr>
            <w:b/>
          </w:rPr>
          <w:t>Выделение магнитной фракции в УРФ</w:t>
        </w:r>
      </w:ins>
    </w:p>
    <w:p>
      <w:pPr>
        <w:pStyle w:val="BodyText"/>
        <w:numPr>
          <w:ilvl w:val="1"/>
          <w:numId w:val="5"/>
        </w:numPr>
        <w:rPr>
          <w:ins w:id="1429" w:author="Миронов В.Е." w:date="2008-02-26T09:25:00Z"/>
        </w:rPr>
      </w:pPr>
      <w:ins w:id="1428" w:author="Миронов В.Е." w:date="2008-02-26T09:25:00Z">
        <w:r>
          <w:rPr/>
          <w:t>Выделяется</w:t>
        </w:r>
      </w:ins>
    </w:p>
    <w:p>
      <w:pPr>
        <w:pStyle w:val="BodyText"/>
        <w:numPr>
          <w:ilvl w:val="1"/>
          <w:numId w:val="5"/>
        </w:numPr>
        <w:rPr>
          <w:ins w:id="1431" w:author="Миронов В.Е." w:date="2008-02-26T09:25:00Z"/>
        </w:rPr>
      </w:pPr>
      <w:ins w:id="1430" w:author="Миронов В.Е." w:date="2008-02-26T09:25:00Z">
        <w:r>
          <w:rPr/>
          <w:t>Нет</w:t>
        </w:r>
      </w:ins>
    </w:p>
    <w:p>
      <w:pPr>
        <w:pStyle w:val="BodyText"/>
        <w:numPr>
          <w:ilvl w:val="0"/>
          <w:numId w:val="5"/>
        </w:numPr>
        <w:rPr>
          <w:ins w:id="1433" w:author="Миронов В.Е." w:date="2008-02-26T09:25:00Z"/>
          <w:b/>
        </w:rPr>
      </w:pPr>
      <w:ins w:id="1432" w:author="Миронов В.Е." w:date="2008-02-22T14:10:00Z">
        <w:r>
          <w:rPr>
            <w:b/>
          </w:rPr>
          <w:t>Технология переработки шлама</w:t>
        </w:r>
      </w:ins>
    </w:p>
    <w:p>
      <w:pPr>
        <w:pStyle w:val="BodyText"/>
        <w:numPr>
          <w:ilvl w:val="1"/>
          <w:numId w:val="5"/>
        </w:numPr>
        <w:rPr>
          <w:ins w:id="1435" w:author="Миронов В.Е." w:date="2008-02-26T09:25:00Z"/>
        </w:rPr>
      </w:pPr>
      <w:ins w:id="1434" w:author="Миронов В.Е." w:date="2008-02-26T09:25:00Z">
        <w:r>
          <w:rPr/>
          <w:t>Существующая</w:t>
        </w:r>
      </w:ins>
    </w:p>
    <w:p>
      <w:pPr>
        <w:pStyle w:val="BodyText"/>
        <w:numPr>
          <w:ilvl w:val="1"/>
          <w:numId w:val="5"/>
        </w:numPr>
        <w:rPr>
          <w:ins w:id="1437" w:author="Миронов В.Е." w:date="2008-02-26T09:25:00Z"/>
        </w:rPr>
      </w:pPr>
      <w:ins w:id="1436" w:author="Миронов В.Е." w:date="2008-02-26T09:25:00Z">
        <w:r>
          <w:rPr/>
          <w:t>Новая</w:t>
        </w:r>
      </w:ins>
    </w:p>
    <w:p>
      <w:pPr>
        <w:pStyle w:val="BodyText"/>
        <w:jc w:val="start"/>
        <w:rPr>
          <w:ins w:id="1439" w:author="Миронов В.Е." w:date="2008-02-22T14:11:00Z"/>
          <w:b/>
          <w:i/>
        </w:rPr>
      </w:pPr>
      <w:ins w:id="1438" w:author="Миронов В.Е." w:date="2008-02-22T14:11:00Z">
        <w:r>
          <w:rPr>
            <w:b/>
            <w:i/>
          </w:rPr>
          <w:t>Рафинировочный передел в Финляндии</w:t>
        </w:r>
      </w:ins>
    </w:p>
    <w:p>
      <w:pPr>
        <w:pStyle w:val="BodyText"/>
        <w:numPr>
          <w:ilvl w:val="0"/>
          <w:numId w:val="5"/>
        </w:numPr>
        <w:rPr>
          <w:ins w:id="1441" w:author="Миронов В.Е." w:date="2008-02-22T14:11:00Z"/>
          <w:b/>
        </w:rPr>
      </w:pPr>
      <w:ins w:id="1440" w:author="Миронов В.Е." w:date="2008-02-22T14:11:00Z">
        <w:r>
          <w:rPr>
            <w:b/>
          </w:rPr>
          <w:t>Возврат остатка выщелачивания на КГМК</w:t>
        </w:r>
      </w:ins>
    </w:p>
    <w:p>
      <w:pPr>
        <w:pStyle w:val="BodyText"/>
        <w:numPr>
          <w:ilvl w:val="1"/>
          <w:numId w:val="5"/>
        </w:numPr>
        <w:rPr>
          <w:ins w:id="1443" w:author="Миронов В.Е." w:date="2008-02-26T09:26:00Z"/>
        </w:rPr>
      </w:pPr>
      <w:ins w:id="1442" w:author="Миронов В.Е." w:date="2008-02-26T09:26:00Z">
        <w:r>
          <w:rPr/>
          <w:t>Возвращается</w:t>
        </w:r>
      </w:ins>
    </w:p>
    <w:p>
      <w:pPr>
        <w:pStyle w:val="BodyText"/>
        <w:numPr>
          <w:ilvl w:val="1"/>
          <w:numId w:val="5"/>
        </w:numPr>
        <w:rPr>
          <w:ins w:id="1445" w:author="Миронов В.Е." w:date="2008-02-26T09:26:00Z"/>
        </w:rPr>
      </w:pPr>
      <w:ins w:id="1444" w:author="Миронов В.Е." w:date="2008-02-26T09:26:00Z">
        <w:r>
          <w:rPr/>
          <w:t>Нет</w:t>
        </w:r>
      </w:ins>
    </w:p>
    <w:p>
      <w:pPr>
        <w:pStyle w:val="BodyText"/>
        <w:ind w:firstLine="851" w:end="0"/>
        <w:jc w:val="both"/>
        <w:rPr>
          <w:ins w:id="1447" w:author="Миронов В.Е." w:date="2008-02-22T14:11:00Z"/>
          <w:b w:val="false"/>
          <w:i w:val="false"/>
        </w:rPr>
      </w:pPr>
      <w:ins w:id="1446" w:author="Миронов В.Е." w:date="2008-02-22T14:11:00Z">
        <w:r>
          <w:rPr>
            <w:b w:val="false"/>
            <w:i w:val="false"/>
          </w:rPr>
        </w:r>
      </w:ins>
    </w:p>
    <w:p>
      <w:pPr>
        <w:pStyle w:val="BodyText"/>
        <w:ind w:firstLine="851" w:end="0"/>
        <w:rPr>
          <w:ins w:id="1449" w:author="Миронов В.Е." w:date="2008-02-22T12:16:00Z"/>
          <w:b w:val="false"/>
          <w:i w:val="false"/>
        </w:rPr>
      </w:pPr>
      <w:ins w:id="1448" w:author="Миронов В.Е." w:date="2008-02-22T12:16:00Z">
        <w:r>
          <w:rPr>
            <w:b w:val="false"/>
            <w:i w:val="false"/>
          </w:rPr>
        </w:r>
      </w:ins>
    </w:p>
    <w:p>
      <w:pPr>
        <w:pStyle w:val="BodyText"/>
        <w:rPr>
          <w:ins w:id="1451" w:author="Миронов В.Е." w:date="2008-02-13T10:10:00Z"/>
        </w:rPr>
      </w:pPr>
      <w:ins w:id="1450" w:author="Миронов В.Е." w:date="2008-02-13T10:10:00Z">
        <w:r>
          <w:rPr/>
        </w:r>
      </w:ins>
      <w:r>
        <w:br w:type="page"/>
      </w:r>
    </w:p>
    <w:p>
      <w:pPr>
        <w:pStyle w:val="Heading1"/>
        <w:numPr>
          <w:ilvl w:val="0"/>
          <w:numId w:val="2"/>
        </w:numPr>
        <w:ind w:hanging="0" w:start="0"/>
        <w:rPr>
          <w:ins w:id="1453" w:author="Миронов В.Е." w:date="2008-02-13T10:10:00Z"/>
        </w:rPr>
      </w:pPr>
      <w:bookmarkStart w:id="5" w:name="__RefHeading___Toc191201052"/>
      <w:bookmarkEnd w:id="5"/>
      <w:ins w:id="1452" w:author="Миронов В.Е." w:date="2008-02-13T10:10:00Z">
        <w:r>
          <w:rPr/>
          <w:t>Возможные неполадки и способы их предупреждения</w:t>
        </w:r>
      </w:ins>
    </w:p>
    <w:p>
      <w:pPr>
        <w:pStyle w:val="BodyText"/>
        <w:ind w:firstLine="851" w:end="0"/>
        <w:rPr>
          <w:ins w:id="1467" w:author="Миронов В.Е." w:date="2008-02-15T10:49:00Z"/>
        </w:rPr>
      </w:pPr>
      <w:ins w:id="1454" w:author="Миронов В.Е." w:date="2008-02-15T10:43:00Z">
        <w:r>
          <w:rPr/>
          <w:t xml:space="preserve">В ходе работы </w:t>
        </w:r>
      </w:ins>
      <w:ins w:id="1455" w:author="Миронов В.Е." w:date="2008-02-15T10:45:00Z">
        <w:r>
          <w:rPr/>
          <w:t>с программным комплексом иногда возникают</w:t>
        </w:r>
      </w:ins>
      <w:ins w:id="1456" w:author="Миронов В.Е." w:date="2008-02-15T10:43:00Z">
        <w:r>
          <w:rPr/>
          <w:t xml:space="preserve"> ситуации, когда из-за ошибки пользователя или системы </w:t>
        </w:r>
      </w:ins>
      <w:ins w:id="1457" w:author="Миронов В.Е." w:date="2008-02-15T10:45:00Z">
        <w:r>
          <w:rPr/>
          <w:t xml:space="preserve">продолжение работы становится невозможным. </w:t>
        </w:r>
      </w:ins>
      <w:ins w:id="1458" w:author="Миронов В.Е." w:date="2008-02-15T10:47:00Z">
        <w:r>
          <w:rPr/>
          <w:t>Как правило, такие ситуации характерны</w:t>
        </w:r>
      </w:ins>
      <w:ins w:id="1459" w:author="Миронов В.Е." w:date="2008-02-15T10:49:00Z">
        <w:r>
          <w:rPr/>
          <w:t xml:space="preserve"> </w:t>
        </w:r>
      </w:ins>
      <w:ins w:id="1460" w:author="Миронов В.Е." w:date="2008-02-15T10:47:00Z">
        <w:r>
          <w:rPr/>
          <w:t xml:space="preserve">для всех расчетных систем, построенных в среде </w:t>
        </w:r>
      </w:ins>
      <w:ins w:id="1461" w:author="Миронов В.Е." w:date="2008-02-15T10:47:00Z">
        <w:r>
          <w:rPr>
            <w:lang w:val="en-US"/>
          </w:rPr>
          <w:t>MS</w:t>
        </w:r>
      </w:ins>
      <w:ins w:id="1462" w:author="Миронов В.Е." w:date="2008-02-15T10:47:00Z">
        <w:r>
          <w:rPr>
            <w:lang w:val="ru-RU"/>
          </w:rPr>
          <w:t xml:space="preserve"> </w:t>
        </w:r>
      </w:ins>
      <w:ins w:id="1463" w:author="Миронов В.Е." w:date="2008-02-15T10:47:00Z">
        <w:r>
          <w:rPr>
            <w:lang w:val="en-US"/>
          </w:rPr>
          <w:t>Excel</w:t>
        </w:r>
      </w:ins>
      <w:ins w:id="1464" w:author="Миронов В.Е." w:date="2008-02-15T10:49:00Z">
        <w:r>
          <w:rPr/>
          <w:t xml:space="preserve"> и хорошо знакомы опытным пользователям </w:t>
        </w:r>
      </w:ins>
      <w:ins w:id="1465" w:author="Миронов В.Е." w:date="2008-02-15T10:49:00Z">
        <w:r>
          <w:rPr>
            <w:lang w:val="en-US"/>
          </w:rPr>
          <w:t>Excel</w:t>
        </w:r>
      </w:ins>
      <w:ins w:id="1466" w:author="Миронов В.Е." w:date="2008-02-15T10:49:00Z">
        <w:r>
          <w:rPr/>
          <w:t>.</w:t>
        </w:r>
      </w:ins>
    </w:p>
    <w:p>
      <w:pPr>
        <w:pStyle w:val="BodyText"/>
        <w:ind w:firstLine="851" w:end="0"/>
        <w:rPr>
          <w:ins w:id="1477" w:author="Миронов В.Е." w:date="2008-02-15T11:02:00Z"/>
        </w:rPr>
      </w:pPr>
      <w:ins w:id="1468" w:author="Миронов В.Е." w:date="2008-02-15T10:49:00Z">
        <w:r>
          <w:rPr/>
          <w:t xml:space="preserve">Общий сценарий возникновения </w:t>
        </w:r>
      </w:ins>
      <w:ins w:id="1469" w:author="Миронов В.Е." w:date="2008-02-15T10:51:00Z">
        <w:r>
          <w:rPr/>
          <w:t>таких ситуаций следующий: пользов</w:t>
        </w:r>
      </w:ins>
      <w:ins w:id="1470" w:author="Миронов В.Е." w:date="2008-02-15T10:53:00Z">
        <w:r>
          <w:rPr/>
          <w:t>атель во время ввода данных допускает ошибку (например, вместо числа вводит буквенный или иной символ), система при подстановке символа в арифметическую формулу генерирует ошибку несоответствия типа</w:t>
        </w:r>
      </w:ins>
      <w:ins w:id="1471" w:author="Миронов В.Е." w:date="2008-02-15T10:55:00Z">
        <w:r>
          <w:rPr/>
          <w:t xml:space="preserve">, которая по системе связей быстро распространяется по всем формулам. Или при некорректной постановке задачи пользователем в ходе вычислений возникает необходимость </w:t>
        </w:r>
      </w:ins>
      <w:ins w:id="1472" w:author="Миронов В.Е." w:date="2008-02-15T10:57:00Z">
        <w:r>
          <w:rPr/>
          <w:t xml:space="preserve">совершения недопустимой операции (например, деление на ноль), система генерирует </w:t>
        </w:r>
      </w:ins>
      <w:ins w:id="1473" w:author="Миронов В.Е." w:date="2008-02-15T11:00:00Z">
        <w:r>
          <w:rPr/>
          <w:t xml:space="preserve">соответствующее значение </w:t>
        </w:r>
      </w:ins>
      <w:ins w:id="1474" w:author="Миронов В.Е." w:date="2008-02-15T10:57:00Z">
        <w:r>
          <w:rPr/>
          <w:t>ошибк</w:t>
        </w:r>
      </w:ins>
      <w:ins w:id="1475" w:author="Миронов В.Е." w:date="2008-02-15T11:01:00Z">
        <w:r>
          <w:rPr/>
          <w:t>и</w:t>
        </w:r>
      </w:ins>
      <w:ins w:id="1476" w:author="Миронов В.Е." w:date="2008-02-15T10:59:00Z">
        <w:r>
          <w:rPr/>
          <w:t>, которое по системе связей распространяется по всем формулам.</w:t>
        </w:r>
      </w:ins>
    </w:p>
    <w:p>
      <w:pPr>
        <w:pStyle w:val="BodyText"/>
        <w:ind w:firstLine="851" w:end="0"/>
        <w:rPr>
          <w:ins w:id="1495" w:author="Миронов В.Е." w:date="2008-02-15T11:04:00Z"/>
          <w:lang w:val="ru-RU"/>
        </w:rPr>
      </w:pPr>
      <w:ins w:id="1478" w:author="Миронов В.Е." w:date="2008-02-15T11:24:00Z">
        <w:r>
          <w:rPr/>
          <w:t>Как правило, по подобному механизму возникают ошибки</w:t>
        </w:r>
      </w:ins>
      <w:ins w:id="1479" w:author="Миронов В.Е." w:date="2008-02-15T11:28:00Z">
        <w:r>
          <w:rPr/>
          <w:t xml:space="preserve"> </w:t>
        </w:r>
      </w:ins>
      <w:ins w:id="1480" w:author="Миронов В.Е." w:date="2008-02-15T11:26:00Z">
        <w:r>
          <w:rPr>
            <w:lang w:val="ru-RU"/>
          </w:rPr>
          <w:t>#</w:t>
        </w:r>
      </w:ins>
      <w:ins w:id="1481" w:author="Миронов В.Е." w:date="2008-02-15T11:26:00Z">
        <w:r>
          <w:rPr/>
          <w:t xml:space="preserve">ЗНАЧ!, </w:t>
        </w:r>
      </w:ins>
      <w:ins w:id="1482" w:author="Миронов В.Е." w:date="2008-02-15T11:26:00Z">
        <w:r>
          <w:rPr>
            <w:lang w:val="ru-RU"/>
          </w:rPr>
          <w:t>#</w:t>
        </w:r>
      </w:ins>
      <w:ins w:id="1483" w:author="Миронов В.Е." w:date="2008-02-15T11:26:00Z">
        <w:r>
          <w:rPr/>
          <w:t xml:space="preserve">ДЕЛ/0!, </w:t>
        </w:r>
      </w:ins>
      <w:ins w:id="1484" w:author="Миронов В.Е." w:date="2008-02-15T11:26:00Z">
        <w:r>
          <w:rPr>
            <w:lang w:val="ru-RU"/>
          </w:rPr>
          <w:t>#</w:t>
        </w:r>
      </w:ins>
      <w:ins w:id="1485" w:author="Миронов В.Е." w:date="2008-02-15T11:26:00Z">
        <w:r>
          <w:rPr/>
          <w:t>ИМЯ?.</w:t>
        </w:r>
      </w:ins>
      <w:ins w:id="1486" w:author="Миронов В.Е." w:date="2008-02-15T11:24:00Z">
        <w:r>
          <w:rPr/>
          <w:t xml:space="preserve"> </w:t>
        </w:r>
      </w:ins>
      <w:ins w:id="1487" w:author="Миронов В.Е." w:date="2008-02-15T11:02:00Z">
        <w:r>
          <w:rPr/>
          <w:t xml:space="preserve">Подобные случаи нередко возникают при работе с </w:t>
        </w:r>
      </w:ins>
      <w:ins w:id="1488" w:author="Миронов В.Е." w:date="2008-02-15T11:02:00Z">
        <w:r>
          <w:rPr>
            <w:lang w:val="en-US"/>
          </w:rPr>
          <w:t>MS</w:t>
        </w:r>
      </w:ins>
      <w:ins w:id="1489" w:author="Миронов В.Е." w:date="2008-02-15T11:02:00Z">
        <w:r>
          <w:rPr/>
          <w:t xml:space="preserve"> </w:t>
        </w:r>
      </w:ins>
      <w:ins w:id="1490" w:author="Миронов В.Е." w:date="2008-02-15T11:02:00Z">
        <w:r>
          <w:rPr>
            <w:lang w:val="en-US"/>
          </w:rPr>
          <w:t>Excel</w:t>
        </w:r>
      </w:ins>
      <w:ins w:id="1491" w:author="Миронов В.Е." w:date="2008-02-15T11:02:00Z">
        <w:r>
          <w:rPr/>
          <w:t>, а соответствующие разным ситуациям значения ошибок</w:t>
        </w:r>
      </w:ins>
      <w:ins w:id="1492" w:author="Миронов В.Е." w:date="2008-02-15T11:04:00Z">
        <w:r>
          <w:rPr/>
          <w:t xml:space="preserve"> приведены в справочной системе </w:t>
        </w:r>
      </w:ins>
      <w:ins w:id="1493" w:author="Миронов В.Е." w:date="2008-02-15T11:28:00Z">
        <w:r>
          <w:rPr>
            <w:lang w:val="en-US"/>
          </w:rPr>
          <w:t>Excel</w:t>
        </w:r>
      </w:ins>
      <w:ins w:id="1494" w:author="Миронов В.Е." w:date="2008-02-15T11:04:00Z">
        <w:r>
          <w:rPr>
            <w:lang w:val="ru-RU"/>
          </w:rPr>
          <w:t>.</w:t>
        </w:r>
      </w:ins>
    </w:p>
    <w:p>
      <w:pPr>
        <w:pStyle w:val="BodyText"/>
        <w:ind w:firstLine="851" w:end="0"/>
        <w:rPr>
          <w:ins w:id="1524" w:author="Миронов В.Е." w:date="2008-02-15T12:26:00Z"/>
        </w:rPr>
      </w:pPr>
      <w:ins w:id="1496" w:author="Миронов В.Е." w:date="2008-02-15T11:29:00Z">
        <w:r>
          <w:rPr/>
          <w:t>Отдельно</w:t>
        </w:r>
      </w:ins>
      <w:ins w:id="1497" w:author="Миронов В.Е." w:date="2008-02-15T13:56:00Z">
        <w:r>
          <w:rPr/>
          <w:t xml:space="preserve"> следует сказать </w:t>
        </w:r>
      </w:ins>
      <w:ins w:id="1498" w:author="Миронов В.Е." w:date="2008-02-15T11:29:00Z">
        <w:r>
          <w:rPr/>
          <w:t>о</w:t>
        </w:r>
      </w:ins>
      <w:ins w:id="1499" w:author="Миронов В.Е." w:date="2008-02-15T13:56:00Z">
        <w:r>
          <w:rPr/>
          <w:t xml:space="preserve"> </w:t>
        </w:r>
      </w:ins>
      <w:ins w:id="1500" w:author="Миронов В.Е." w:date="2008-02-15T11:29:00Z">
        <w:r>
          <w:rPr/>
          <w:t xml:space="preserve">значении ошибки </w:t>
        </w:r>
      </w:ins>
      <w:ins w:id="1501" w:author="Миронов В.Е." w:date="2008-02-15T11:29:00Z">
        <w:r>
          <w:rPr>
            <w:lang w:val="ru-RU"/>
          </w:rPr>
          <w:t>#</w:t>
        </w:r>
      </w:ins>
      <w:ins w:id="1502" w:author="Миронов В.Е." w:date="2008-02-15T11:29:00Z">
        <w:r>
          <w:rPr/>
          <w:t>ЧИСЛО!.</w:t>
        </w:r>
      </w:ins>
      <w:ins w:id="1503" w:author="Миронов В.Е." w:date="2008-02-15T11:34:00Z">
        <w:r>
          <w:rPr/>
          <w:t xml:space="preserve"> </w:t>
        </w:r>
      </w:ins>
      <w:ins w:id="1504" w:author="Миронов В.Е." w:date="2008-02-15T11:32:00Z">
        <w:r>
          <w:rPr/>
          <w:t xml:space="preserve">Иногда причиной возникновения этой ошибки </w:t>
        </w:r>
      </w:ins>
      <w:ins w:id="1505" w:author="Миронов В.Е." w:date="2008-02-15T11:34:00Z">
        <w:r>
          <w:rPr/>
          <w:t>может</w:t>
        </w:r>
      </w:ins>
      <w:ins w:id="1506" w:author="Миронов В.Е." w:date="2008-02-15T11:36:00Z">
        <w:r>
          <w:rPr/>
          <w:t xml:space="preserve"> </w:t>
        </w:r>
      </w:ins>
      <w:ins w:id="1507" w:author="Миронов В.Е." w:date="2008-02-15T11:34:00Z">
        <w:r>
          <w:rPr/>
          <w:t xml:space="preserve">стать расхождение итерационного процесса вычислений. Как известно, для выполнения сложных вычислений в среде </w:t>
        </w:r>
      </w:ins>
      <w:ins w:id="1508" w:author="Миронов В.Е." w:date="2008-02-15T11:34:00Z">
        <w:r>
          <w:rPr>
            <w:lang w:val="en-US"/>
          </w:rPr>
          <w:t>MS</w:t>
        </w:r>
      </w:ins>
      <w:ins w:id="1509" w:author="Миронов В.Е." w:date="2008-02-15T11:34:00Z">
        <w:r>
          <w:rPr/>
          <w:t xml:space="preserve"> </w:t>
        </w:r>
      </w:ins>
      <w:ins w:id="1510" w:author="Миронов В.Е." w:date="2008-02-15T11:34:00Z">
        <w:r>
          <w:rPr>
            <w:lang w:val="en-US"/>
          </w:rPr>
          <w:t>Excel</w:t>
        </w:r>
      </w:ins>
      <w:ins w:id="1511" w:author="Миронов В.Е." w:date="2008-02-15T11:36:00Z">
        <w:r>
          <w:rPr/>
          <w:t xml:space="preserve"> используются итерации</w:t>
        </w:r>
      </w:ins>
      <w:ins w:id="1512" w:author="Миронов В.Е." w:date="2008-02-15T11:38:00Z">
        <w:r>
          <w:rPr/>
          <w:t xml:space="preserve"> (последовательные приближения)</w:t>
        </w:r>
      </w:ins>
      <w:ins w:id="1513" w:author="Миронов В.Е." w:date="2008-02-15T11:36:00Z">
        <w:r>
          <w:rPr/>
          <w:t>.</w:t>
        </w:r>
      </w:ins>
      <w:ins w:id="1514" w:author="Миронов В.Е." w:date="2008-02-15T11:38:00Z">
        <w:r>
          <w:rPr/>
          <w:t xml:space="preserve"> Из теории известно, что итерационный процесс может как сходиться, так и расходиться.</w:t>
        </w:r>
      </w:ins>
      <w:ins w:id="1515" w:author="Миронов В.Е." w:date="2008-02-15T11:40:00Z">
        <w:r>
          <w:rPr/>
          <w:t xml:space="preserve"> Не углубляясь в специальные разделы математики можно лишь заметить, что, как правило, все расчетные задачи</w:t>
        </w:r>
      </w:ins>
      <w:ins w:id="1516" w:author="Миронов В.Е." w:date="2008-02-15T11:42:00Z">
        <w:r>
          <w:rPr/>
          <w:t xml:space="preserve">, постановка которых возможна с применением программного комплекса, имеют решения. </w:t>
        </w:r>
      </w:ins>
      <w:ins w:id="1517" w:author="Миронов В.Е." w:date="2008-02-15T11:44:00Z">
        <w:r>
          <w:rPr/>
          <w:t>Однако для их нахождения</w:t>
        </w:r>
      </w:ins>
      <w:ins w:id="1518" w:author="Миронов В.Е." w:date="2008-02-15T12:18:00Z">
        <w:r>
          <w:rPr/>
          <w:t xml:space="preserve"> методом итераций может потребоваться </w:t>
        </w:r>
      </w:ins>
      <w:ins w:id="1519" w:author="Миронов В.Е." w:date="2008-02-15T12:22:00Z">
        <w:r>
          <w:rPr/>
          <w:t xml:space="preserve">изменение </w:t>
        </w:r>
      </w:ins>
      <w:ins w:id="1520" w:author="Миронов В.Е." w:date="2008-02-15T12:19:00Z">
        <w:r>
          <w:rPr/>
          <w:t xml:space="preserve">начального приближения, либо </w:t>
        </w:r>
      </w:ins>
      <w:ins w:id="1521" w:author="Миронов В.Е." w:date="2008-02-15T12:21:00Z">
        <w:r>
          <w:rPr/>
          <w:t xml:space="preserve">корректировка </w:t>
        </w:r>
      </w:ins>
      <w:ins w:id="1522" w:author="Миронов В.Е." w:date="2008-02-15T12:18:00Z">
        <w:r>
          <w:rPr/>
          <w:t>алгоритма расчета</w:t>
        </w:r>
      </w:ins>
      <w:ins w:id="1523" w:author="Миронов В.Е." w:date="2008-02-15T12:21:00Z">
        <w:r>
          <w:rPr/>
          <w:t>, реализованного в программном комплексе.</w:t>
        </w:r>
      </w:ins>
    </w:p>
    <w:p>
      <w:pPr>
        <w:pStyle w:val="BodyText"/>
        <w:ind w:firstLine="851" w:end="0"/>
        <w:rPr>
          <w:ins w:id="1538" w:author="Миронов В.Е." w:date="2008-02-15T13:58:00Z"/>
        </w:rPr>
      </w:pPr>
      <w:ins w:id="1525" w:author="Миронов В.Е." w:date="2008-02-15T12:26:00Z">
        <w:r>
          <w:rPr/>
          <w:t>Если значение ошибки распространилось по ячейкам в ходе вычислений</w:t>
        </w:r>
      </w:ins>
      <w:ins w:id="1526" w:author="Миронов В.Е." w:date="2008-02-15T12:28:00Z">
        <w:r>
          <w:rPr/>
          <w:t xml:space="preserve"> (на листе «ВЫБОР» об этом сигнализирует состояние сигнала блока проверки корректности значений результатов расчета – вместо зеленого сигнала показывается значение ошибки, либо сигнал красного или оранжевого цвета), дальнейшая работа с программным комплексом невозможна. </w:t>
        </w:r>
      </w:ins>
      <w:ins w:id="1527" w:author="Миронов В.Е." w:date="2008-02-15T12:31:00Z">
        <w:r>
          <w:rPr/>
          <w:t xml:space="preserve">Необходимо закрыть файлы (или приложение) БЕЗ СОХРАНЕНИЯ (ответ «Нет» на запрос системы о сохранении изменений). </w:t>
        </w:r>
      </w:ins>
      <w:ins w:id="1528" w:author="Миронов В.Е." w:date="2008-02-15T12:33:00Z">
        <w:r>
          <w:rPr/>
          <w:t xml:space="preserve">После этого снова откройте файлы (запустите приложение). Информация в них будет </w:t>
        </w:r>
      </w:ins>
      <w:ins w:id="1529" w:author="Миронов В.Е." w:date="2008-02-15T12:36:00Z">
        <w:r>
          <w:rPr/>
          <w:t>актуальной на</w:t>
        </w:r>
      </w:ins>
      <w:ins w:id="1530" w:author="Миронов В.Е." w:date="2008-02-15T12:33:00Z">
        <w:r>
          <w:rPr/>
          <w:t xml:space="preserve"> </w:t>
        </w:r>
      </w:ins>
      <w:ins w:id="1531" w:author="Миронов В.Е." w:date="2008-02-15T12:35:00Z">
        <w:r>
          <w:rPr/>
          <w:t>момент последнего сохранения. Все последующие изменения при этом будут потеряны</w:t>
        </w:r>
      </w:ins>
      <w:ins w:id="1532" w:author="Миронов В.Е." w:date="2008-02-15T12:37:00Z">
        <w:r>
          <w:rPr/>
          <w:t xml:space="preserve">, однако программный комплекс </w:t>
        </w:r>
      </w:ins>
      <w:ins w:id="1533" w:author="Миронов В.Е." w:date="2008-02-15T14:11:00Z">
        <w:r>
          <w:rPr/>
          <w:t xml:space="preserve">(точнее, записанная на носителе информации его версия) </w:t>
        </w:r>
      </w:ins>
      <w:ins w:id="1534" w:author="Миронов В.Е." w:date="2008-02-15T13:57:00Z">
        <w:r>
          <w:rPr/>
          <w:t>сохранит</w:t>
        </w:r>
      </w:ins>
      <w:ins w:id="1535" w:author="Миронов В.Е." w:date="2008-02-15T12:37:00Z">
        <w:r>
          <w:rPr/>
          <w:t xml:space="preserve"> работоспособ</w:t>
        </w:r>
      </w:ins>
      <w:ins w:id="1536" w:author="Миронов В.Е." w:date="2008-02-15T13:57:00Z">
        <w:r>
          <w:rPr/>
          <w:t>ность</w:t>
        </w:r>
      </w:ins>
      <w:ins w:id="1537" w:author="Миронов В.Е." w:date="2008-02-15T12:37:00Z">
        <w:r>
          <w:rPr/>
          <w:t>.</w:t>
        </w:r>
      </w:ins>
    </w:p>
    <w:p>
      <w:pPr>
        <w:pStyle w:val="BodyText"/>
        <w:ind w:firstLine="851" w:end="0"/>
        <w:rPr>
          <w:ins w:id="1544" w:author="Миронов В.Е." w:date="2008-02-15T13:58:00Z"/>
        </w:rPr>
      </w:pPr>
      <w:ins w:id="1539" w:author="Миронов В.Е." w:date="2008-02-15T13:58:00Z">
        <w:r>
          <w:rPr/>
          <w:t xml:space="preserve">Для предупреждения </w:t>
        </w:r>
      </w:ins>
      <w:ins w:id="1540" w:author="Миронов В.Е." w:date="2008-02-15T14:13:00Z">
        <w:r>
          <w:rPr/>
          <w:t>потери результатов своей работы</w:t>
        </w:r>
      </w:ins>
      <w:ins w:id="1541" w:author="Миронов В.Е." w:date="2008-02-15T13:58:00Z">
        <w:r>
          <w:rPr/>
          <w:t xml:space="preserve"> пользователю следует в работе с программным комплексом </w:t>
        </w:r>
      </w:ins>
      <w:ins w:id="1542" w:author="Миронов В.Е." w:date="2008-02-15T14:13:00Z">
        <w:r>
          <w:rPr/>
          <w:t xml:space="preserve">придерживаться </w:t>
        </w:r>
      </w:ins>
      <w:ins w:id="1543" w:author="Миронов В.Е." w:date="2008-02-15T13:58:00Z">
        <w:r>
          <w:rPr/>
          <w:t>следующих рекомендаций:</w:t>
        </w:r>
      </w:ins>
    </w:p>
    <w:p>
      <w:pPr>
        <w:pStyle w:val="Style11"/>
        <w:numPr>
          <w:ilvl w:val="0"/>
          <w:numId w:val="6"/>
        </w:numPr>
        <w:ind w:firstLine="851" w:start="0" w:end="0"/>
        <w:rPr>
          <w:ins w:id="1551" w:author="Миронов В.Е." w:date="2008-02-15T14:04:00Z"/>
        </w:rPr>
      </w:pPr>
      <w:ins w:id="1545" w:author="Миронов В.Е." w:date="2008-02-15T14:04:00Z">
        <w:r>
          <w:rPr/>
          <w:t xml:space="preserve">быть внимательным </w:t>
        </w:r>
      </w:ins>
      <w:ins w:id="1546" w:author="Миронов В.Е." w:date="2008-02-15T14:00:00Z">
        <w:r>
          <w:rPr/>
          <w:t>п</w:t>
        </w:r>
      </w:ins>
      <w:ins w:id="1547" w:author="Миронов В.Е." w:date="2008-02-15T14:00:00Z">
        <w:r>
          <w:rPr>
            <w:b w:val="false"/>
          </w:rPr>
          <w:t>ри вводе данных</w:t>
        </w:r>
      </w:ins>
      <w:ins w:id="1548" w:author="Миронов В.Е." w:date="2008-02-15T14:04:00Z">
        <w:r>
          <w:rPr/>
          <w:t>,</w:t>
        </w:r>
      </w:ins>
      <w:ins w:id="1549" w:author="Миронов В.Е." w:date="2008-02-15T14:00:00Z">
        <w:r>
          <w:rPr>
            <w:b w:val="false"/>
          </w:rPr>
          <w:t xml:space="preserve"> </w:t>
        </w:r>
      </w:ins>
      <w:ins w:id="1550" w:author="Миронов В.Е." w:date="2008-02-15T14:04:00Z">
        <w:r>
          <w:rPr/>
          <w:t>избегать ошибок;</w:t>
        </w:r>
      </w:ins>
    </w:p>
    <w:p>
      <w:pPr>
        <w:pStyle w:val="Style11"/>
        <w:numPr>
          <w:ilvl w:val="0"/>
          <w:numId w:val="6"/>
        </w:numPr>
        <w:ind w:firstLine="851" w:start="0" w:end="0"/>
        <w:rPr>
          <w:ins w:id="1569" w:author="Миронов В.Е." w:date="2008-02-15T14:08:00Z"/>
        </w:rPr>
      </w:pPr>
      <w:ins w:id="1552" w:author="Миронов В.Е." w:date="2008-02-15T14:04:00Z">
        <w:r>
          <w:rPr/>
          <w:t>при успешном завершении какого-либо отдельного действия (проверка исходных данных на листе, расчет баланса, корректировка формул какого-либо блока</w:t>
        </w:r>
      </w:ins>
      <w:ins w:id="1553" w:author="Миронов В.Е." w:date="2008-02-15T14:09:00Z">
        <w:r>
          <w:rPr/>
          <w:t xml:space="preserve"> </w:t>
        </w:r>
      </w:ins>
      <w:ins w:id="1554" w:author="Миронов В.Е." w:date="2008-02-15T14:07:00Z">
        <w:r>
          <w:rPr/>
          <w:t>и</w:t>
        </w:r>
      </w:ins>
      <w:ins w:id="1555" w:author="Миронов В.Е." w:date="2008-02-15T14:09:00Z">
        <w:r>
          <w:rPr/>
          <w:t xml:space="preserve"> </w:t>
        </w:r>
      </w:ins>
      <w:ins w:id="1556" w:author="Миронов В.Е." w:date="2008-02-15T14:07:00Z">
        <w:r>
          <w:rPr/>
          <w:t>т.</w:t>
        </w:r>
      </w:ins>
      <w:ins w:id="1557" w:author="Миронов В.Е." w:date="2008-02-15T14:09:00Z">
        <w:r>
          <w:rPr/>
          <w:t>п</w:t>
        </w:r>
      </w:ins>
      <w:ins w:id="1558" w:author="Миронов В.Е." w:date="2008-02-15T14:07:00Z">
        <w:r>
          <w:rPr/>
          <w:t>.</w:t>
        </w:r>
      </w:ins>
      <w:ins w:id="1559" w:author="Миронов В.Е." w:date="2008-02-15T14:05:00Z">
        <w:r>
          <w:rPr/>
          <w:t>)</w:t>
        </w:r>
      </w:ins>
      <w:ins w:id="1560" w:author="Миронов В.Е." w:date="2008-02-15T14:09:00Z">
        <w:r>
          <w:rPr/>
          <w:t xml:space="preserve"> </w:t>
        </w:r>
      </w:ins>
      <w:ins w:id="1561" w:author="Миронов В.Е." w:date="2008-02-15T14:07:00Z">
        <w:r>
          <w:rPr/>
          <w:t>сохранить</w:t>
        </w:r>
      </w:ins>
      <w:ins w:id="1562" w:author="Миронов В.Е." w:date="2008-02-15T14:09:00Z">
        <w:r>
          <w:rPr/>
          <w:t xml:space="preserve"> </w:t>
        </w:r>
      </w:ins>
      <w:ins w:id="1563" w:author="Миронов В.Е." w:date="2008-02-15T14:07:00Z">
        <w:r>
          <w:rPr/>
          <w:t>результаты</w:t>
        </w:r>
      </w:ins>
      <w:ins w:id="1564" w:author="Миронов В.Е." w:date="2008-02-15T14:09:00Z">
        <w:r>
          <w:rPr/>
          <w:t xml:space="preserve"> </w:t>
        </w:r>
      </w:ins>
      <w:ins w:id="1565" w:author="Миронов В.Е." w:date="2008-02-15T14:07:00Z">
        <w:r>
          <w:rPr/>
          <w:t>работы (</w:t>
        </w:r>
      </w:ins>
      <w:ins w:id="1566" w:author="Миронов В.Е." w:date="2008-02-15T14:07:00Z">
        <w:r>
          <w:rPr>
            <w:b w:val="false"/>
          </w:rPr>
          <w:t>Файл→Сохранить</w:t>
        </w:r>
      </w:ins>
      <w:ins w:id="1567" w:author="Миронов В.Е." w:date="2008-02-15T14:07:00Z">
        <w:r>
          <w:rPr/>
          <w:t>, либо соответствующая кнопка на панели инструментов)</w:t>
        </w:r>
      </w:ins>
      <w:ins w:id="1568" w:author="Миронов В.Е." w:date="2008-02-15T14:14:00Z">
        <w:r>
          <w:rPr/>
          <w:t>;</w:t>
        </w:r>
      </w:ins>
    </w:p>
    <w:p>
      <w:pPr>
        <w:pStyle w:val="Style11"/>
        <w:numPr>
          <w:ilvl w:val="0"/>
          <w:numId w:val="6"/>
        </w:numPr>
        <w:ind w:firstLine="851" w:start="0" w:end="0"/>
        <w:rPr>
          <w:ins w:id="1572" w:author="Миронов В.Е." w:date="2008-02-15T14:14:00Z"/>
        </w:rPr>
      </w:pPr>
      <w:ins w:id="1570" w:author="Миронов В.Е." w:date="2008-02-15T14:10:00Z">
        <w:r>
          <w:rPr/>
          <w:t>сохранять результаты работы через небольшие промежутки времени</w:t>
        </w:r>
      </w:ins>
      <w:ins w:id="1571" w:author="Миронов В.Е." w:date="2008-02-15T14:14:00Z">
        <w:r>
          <w:rPr/>
          <w:t>;</w:t>
        </w:r>
      </w:ins>
    </w:p>
    <w:p>
      <w:pPr>
        <w:pStyle w:val="Style11"/>
        <w:numPr>
          <w:ilvl w:val="0"/>
          <w:numId w:val="6"/>
        </w:numPr>
        <w:ind w:firstLine="851" w:start="0" w:end="0"/>
        <w:rPr>
          <w:ins w:id="1574" w:author="Миронов В.Е." w:date="2008-02-15T14:14:00Z"/>
        </w:rPr>
      </w:pPr>
      <w:ins w:id="1573" w:author="Миронов В.Е." w:date="2008-02-15T14:14:00Z">
        <w:r>
          <w:rPr/>
          <w:t>хранить на носителе информации копии рабочих файлов, регулярно обновлять их.</w:t>
        </w:r>
      </w:ins>
    </w:p>
    <w:p>
      <w:pPr>
        <w:pStyle w:val="BodyText"/>
        <w:ind w:firstLine="851" w:end="0"/>
        <w:rPr>
          <w:ins w:id="1582" w:author="Миронов В.Е." w:date="2008-02-15T14:17:00Z"/>
        </w:rPr>
      </w:pPr>
      <w:ins w:id="1575" w:author="Миронов В.Е." w:date="2008-02-15T14:16:00Z">
        <w:r>
          <w:rPr/>
          <w:t>Перед сохранением файла необходимо убедиться</w:t>
        </w:r>
      </w:ins>
      <w:ins w:id="1576" w:author="Миронов В.Е." w:date="2008-02-15T14:19:00Z">
        <w:r>
          <w:rPr/>
          <w:t xml:space="preserve"> </w:t>
        </w:r>
      </w:ins>
      <w:ins w:id="1577" w:author="Миронов В.Е." w:date="2008-02-15T14:17:00Z">
        <w:r>
          <w:rPr/>
          <w:t xml:space="preserve">в корректности </w:t>
        </w:r>
      </w:ins>
      <w:ins w:id="1578" w:author="Миронов В.Е." w:date="2008-02-15T14:27:00Z">
        <w:r>
          <w:rPr/>
          <w:t xml:space="preserve">текущих </w:t>
        </w:r>
      </w:ins>
      <w:ins w:id="1579" w:author="Миронов В.Е." w:date="2008-02-15T14:17:00Z">
        <w:r>
          <w:rPr/>
          <w:t xml:space="preserve">значений </w:t>
        </w:r>
      </w:ins>
      <w:ins w:id="1580" w:author="Миронов В.Е." w:date="2008-02-15T14:28:00Z">
        <w:r>
          <w:rPr/>
          <w:t>р</w:t>
        </w:r>
      </w:ins>
      <w:ins w:id="1581" w:author="Миронов В.Е." w:date="2008-02-15T14:17:00Z">
        <w:r>
          <w:rPr/>
          <w:t>езультатов расчета (все сигналы соответствующего блока на листе «ВЫБОР» должны быть зеленого цвета).</w:t>
        </w:r>
      </w:ins>
    </w:p>
    <w:p>
      <w:pPr>
        <w:pStyle w:val="BodyText"/>
        <w:ind w:firstLine="851" w:end="0"/>
        <w:rPr>
          <w:ins w:id="1590" w:author="Миронов В.Е." w:date="2008-02-15T14:19:00Z"/>
        </w:rPr>
      </w:pPr>
      <w:ins w:id="1583" w:author="Миронов В.Е." w:date="2008-02-15T14:19:00Z">
        <w:r>
          <w:rPr/>
          <w:t xml:space="preserve">При возникновении </w:t>
        </w:r>
      </w:ins>
      <w:ins w:id="1584" w:author="Миронов В.Е." w:date="2008-02-15T15:07:00Z">
        <w:r>
          <w:rPr/>
          <w:t xml:space="preserve">неустранимых </w:t>
        </w:r>
      </w:ins>
      <w:ins w:id="1585" w:author="Миронов В.Е." w:date="2008-02-15T14:19:00Z">
        <w:r>
          <w:rPr/>
          <w:t>проблем в работе программн</w:t>
        </w:r>
      </w:ins>
      <w:ins w:id="1586" w:author="Миронов В.Е." w:date="2008-02-15T14:21:00Z">
        <w:r>
          <w:rPr/>
          <w:t xml:space="preserve">ого </w:t>
        </w:r>
      </w:ins>
      <w:ins w:id="1587" w:author="Миронов В.Е." w:date="2008-02-15T14:19:00Z">
        <w:r>
          <w:rPr/>
          <w:t>комплекс</w:t>
        </w:r>
      </w:ins>
      <w:ins w:id="1588" w:author="Миронов В.Е." w:date="2008-02-15T14:21:00Z">
        <w:r>
          <w:rPr/>
          <w:t>а</w:t>
        </w:r>
      </w:ins>
      <w:ins w:id="1589" w:author="Миронов В.Е." w:date="2008-02-15T14:19:00Z">
        <w:r>
          <w:rPr/>
          <w:t xml:space="preserve"> следует обратиться к разработчикам.</w:t>
        </w:r>
      </w:ins>
    </w:p>
    <w:p>
      <w:pPr>
        <w:pStyle w:val="BodyText"/>
        <w:ind w:firstLine="851" w:end="0"/>
        <w:rPr>
          <w:ins w:id="1592" w:author="Миронов В.Е." w:date="2008-02-15T12:37:00Z"/>
        </w:rPr>
      </w:pPr>
      <w:ins w:id="1591" w:author="Миронов В.Е." w:date="2008-02-15T12:37:00Z">
        <w:r>
          <w:rPr/>
        </w:r>
      </w:ins>
    </w:p>
    <w:p>
      <w:pPr>
        <w:pStyle w:val="BodyText"/>
        <w:ind w:firstLine="851" w:end="0"/>
        <w:rPr>
          <w:ins w:id="1594" w:author="Миронов В.Е." w:date="2008-02-15T12:35:00Z"/>
        </w:rPr>
      </w:pPr>
      <w:ins w:id="1593" w:author="Миронов В.Е." w:date="2008-02-15T12:35:00Z">
        <w:r>
          <w:rPr/>
        </w:r>
      </w:ins>
    </w:p>
    <w:p>
      <w:pPr>
        <w:pStyle w:val="BodyText"/>
        <w:ind w:firstLine="851" w:end="0"/>
        <w:rPr>
          <w:ins w:id="1596" w:author="Миронов В.Е." w:date="2008-02-13T10:11:00Z"/>
        </w:rPr>
      </w:pPr>
      <w:ins w:id="1595" w:author="Миронов В.Е." w:date="2008-02-13T10:11:00Z">
        <w:r>
          <w:rPr/>
        </w:r>
      </w:ins>
    </w:p>
    <w:p>
      <w:pPr>
        <w:pStyle w:val="BodyText"/>
        <w:spacing w:lineRule="auto" w:line="240" w:before="0" w:after="60"/>
        <w:rPr/>
      </w:pPr>
      <w:r>
        <w:rPr/>
      </w:r>
    </w:p>
    <w:sectPr>
      <w:headerReference w:type="default" r:id="rId21"/>
      <w:headerReference w:type="first" r:id="rId22"/>
      <w:footerReference w:type="default" r:id="rId23"/>
      <w:footerReference w:type="first" r:id="rId24"/>
      <w:type w:val="nextPage"/>
      <w:pgSz w:w="11906" w:h="16838"/>
      <w:pgMar w:left="1701" w:right="1134" w:gutter="0" w:header="72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Tahoma">
    <w:charset w:val="cc" w:characterSet="windows-1251"/>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4395" w:leader="none"/>
      </w:tabs>
      <w:ind w:end="-1"/>
      <w:rPr/>
    </w:pPr>
    <w:r>
      <w:rPr>
        <w:lang w:val="ru-RU" w:eastAsia="ru-RU"/>
      </w:rPr>
      <w:t>02-01-06-001-07-ТЭР</w:t>
    </w:r>
    <w:r>
      <w:rPr>
        <w:lang w:val="ru-RU" w:eastAsia="ru-RU"/>
      </w:rPr>
      <w:t xml:space="preserve">    2007</w:t>
    </w:r>
    <w:r>
      <w:rPr>
        <w:lang w:val="ru-RU" w:eastAsia="ru-RU"/>
      </w:rPr>
      <w:t xml:space="preserve"> </w:t>
    </w:r>
    <w:r>
      <w:rPr>
        <w:lang w:val="ru-RU" w:eastAsia="ru-RU"/>
      </w:rPr>
      <w:t>г.</w:t>
    </w:r>
    <w:r>
      <mc:AlternateContent>
        <mc:Choice Requires="wps">
          <w:drawing>
            <wp:anchor distT="0" distB="0" distL="114935" distR="114935" simplePos="0" relativeHeight="0" behindDoc="1" locked="0" layoutInCell="1" allowOverlap="1">
              <wp:simplePos x="0" y="0"/>
              <wp:positionH relativeFrom="column">
                <wp:posOffset>-18415</wp:posOffset>
              </wp:positionH>
              <wp:positionV relativeFrom="paragraph">
                <wp:posOffset>22225</wp:posOffset>
              </wp:positionV>
              <wp:extent cx="1800225" cy="361950"/>
              <wp:effectExtent l="0" t="0" r="0" b="0"/>
              <wp:wrapNone/>
              <wp:docPr id="6" name="Frame2"/>
              <a:graphic xmlns:a="http://schemas.openxmlformats.org/drawingml/2006/main">
                <a:graphicData uri="http://schemas.microsoft.com/office/word/2010/wordprocessingShape">
                  <wps:wsp>
                    <wps:cNvSpPr txBox="1"/>
                    <wps:spPr>
                      <a:xfrm>
                        <a:off x="0" y="0"/>
                        <a:ext cx="1800225" cy="361950"/>
                      </a:xfrm>
                      <a:prstGeom prst="rect"/>
                      <a:solidFill>
                        <a:srgbClr val="FFFFFF">
                          <a:alpha val="0"/>
                        </a:srgbClr>
                      </a:solidFill>
                    </wps:spPr>
                    <wps:txbx>
                      <w:txbxContent>
                        <w:p>
                          <w:pPr>
                            <w:pStyle w:val="Normal"/>
                            <w:spacing w:before="0" w:after="0"/>
                            <w:ind w:end="0"/>
                            <w:jc w:val="start"/>
                            <w:rPr/>
                          </w:pPr>
                          <w:r>
                            <w:rPr/>
                          </w:r>
                          <w:r>
                            <w:rPr>
                              <w:sz w:val="18"/>
                            </w:rPr>
                            <w:t>ОО</w:t>
                          </w:r>
                          <w:ins w:id="44" w:author="Знамеровская" w:date="2000-04-14T10:22:00Z">
                            <w:r>
                              <w:rPr>
                                <w:sz w:val="18"/>
                              </w:rPr>
                              <w:t xml:space="preserve">О «Институт </w:t>
                            </w:r>
                          </w:ins>
                          <w:ins w:id="45" w:author="Знамеровская" w:date="2000-06-23T13:15:00Z">
                            <w:r>
                              <w:rPr>
                                <w:sz w:val="18"/>
                              </w:rPr>
                              <w:t>Г</w:t>
                            </w:r>
                          </w:ins>
                          <w:ins w:id="46" w:author="Знамеровская" w:date="2000-04-14T10:23:00Z">
                            <w:r>
                              <w:rPr>
                                <w:sz w:val="18"/>
                              </w:rPr>
                              <w:t>ипроникель»</w:t>
                            </w:r>
                          </w:ins>
                          <w:ins w:id="47" w:author="Знамеровская" w:date="2000-04-27T12:46:00Z">
                            <w:r>
                              <w:rPr>
                                <w:sz w:val="20"/>
                              </w:rPr>
                              <w:t xml:space="preserve"> </w:t>
                            </w:r>
                          </w:ins>
                        </w:p>
                      </w:txbxContent>
                    </wps:txbx>
                    <wps:bodyPr anchor="t" lIns="18415" tIns="635" rIns="635" bIns="635">
                      <a:noAutofit/>
                    </wps:bodyPr>
                  </wps:wsp>
                </a:graphicData>
              </a:graphic>
            </wp:anchor>
          </w:drawing>
        </mc:Choice>
        <mc:Fallback>
          <w:pict>
            <v:rect fillcolor="#FFFFFF" style="position:absolute;rotation:-0;width:141.75pt;height:28.5pt;mso-wrap-distance-left:9.05pt;mso-wrap-distance-right:9.05pt;mso-wrap-distance-top:0pt;mso-wrap-distance-bottom:0pt;margin-top:1.75pt;mso-position-vertical-relative:text;margin-left:-1.45pt;mso-position-horizontal-relative:text">
              <v:fill opacity="0f"/>
              <v:textbox inset="0.0201388888888889in,0.000694444444444445in,0.000694444444444445in,0.000694444444444445in">
                <w:txbxContent>
                  <w:p>
                    <w:pPr>
                      <w:pStyle w:val="Normal"/>
                      <w:spacing w:before="0" w:after="0"/>
                      <w:ind w:end="0"/>
                      <w:jc w:val="start"/>
                      <w:rPr/>
                    </w:pPr>
                    <w:r>
                      <w:rPr/>
                    </w:r>
                    <w:r>
                      <w:rPr>
                        <w:sz w:val="18"/>
                      </w:rPr>
                      <w:t>ОО</w:t>
                    </w:r>
                    <w:ins w:id="48" w:author="Знамеровская" w:date="2000-04-14T10:22:00Z">
                      <w:r>
                        <w:rPr>
                          <w:sz w:val="18"/>
                        </w:rPr>
                        <w:t xml:space="preserve">О «Институт </w:t>
                      </w:r>
                    </w:ins>
                    <w:ins w:id="49" w:author="Знамеровская" w:date="2000-06-23T13:15:00Z">
                      <w:r>
                        <w:rPr>
                          <w:sz w:val="18"/>
                        </w:rPr>
                        <w:t>Г</w:t>
                      </w:r>
                    </w:ins>
                    <w:ins w:id="50" w:author="Знамеровская" w:date="2000-04-14T10:23:00Z">
                      <w:r>
                        <w:rPr>
                          <w:sz w:val="18"/>
                        </w:rPr>
                        <w:t>ипроникель»</w:t>
                      </w:r>
                    </w:ins>
                    <w:ins w:id="51" w:author="Знамеровская" w:date="2000-04-27T12:46:00Z">
                      <w:r>
                        <w:rPr>
                          <w:sz w:val="20"/>
                        </w:rPr>
                        <w:t xml:space="preserve"> </w:t>
                      </w:r>
                    </w:ins>
                  </w:p>
                </w:txbxContent>
              </v:textbox>
              <w10:wrap type="none"/>
            </v:rect>
          </w:pict>
        </mc:Fallback>
      </mc:AlternateContent>
    </w:r>
  </w:p>
  <w:p>
    <w:pPr>
      <w:pStyle w:val="Footer"/>
      <w:ind w:start="2948" w:end="0"/>
      <w:rPr/>
    </w:pPr>
    <w:r>
      <w:rPr>
        <w:sz w:val="15"/>
        <w:szCs w:val="14"/>
      </w:rPr>
      <w:t>ТЭР переработки ильменитового и титано-магнетитового концентратов м-ия Юго-Восточная</w:t>
    </w:r>
  </w:p>
  <w:p>
    <w:pPr>
      <w:pStyle w:val="Footer"/>
      <w:spacing w:before="0" w:after="60"/>
      <w:ind w:firstLine="22" w:start="2898" w:end="0"/>
      <w:rPr/>
    </w:pPr>
    <w:r>
      <w:rPr>
        <w:spacing w:val="-2"/>
        <w:sz w:val="15"/>
        <w:szCs w:val="14"/>
      </w:rPr>
      <w:t xml:space="preserve">Гремяха на титановые шлаки с размещением производства на к-те «Печенганикель». </w:t>
    </w:r>
    <w:r>
      <w:rPr>
        <w:spacing w:val="-2"/>
        <w:sz w:val="15"/>
        <w:szCs w:val="14"/>
        <w:lang w:val="en-US"/>
      </w:rPr>
      <w:t>2</w:t>
    </w:r>
    <w:r>
      <w:rPr>
        <w:spacing w:val="-2"/>
        <w:sz w:val="15"/>
        <w:szCs w:val="14"/>
      </w:rPr>
      <w:t xml:space="preserve"> этап. Том </w:t>
    </w:r>
    <w:r>
      <w:rPr>
        <w:spacing w:val="-2"/>
        <w:sz w:val="15"/>
        <w:szCs w:val="14"/>
        <w:lang w:val="en-US"/>
      </w:rPr>
      <w:t>4</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4395" w:leader="none"/>
      </w:tabs>
      <w:ind w:end="-1"/>
      <w:rPr>
        <w:del w:id="84" w:author="Миронов В.Е." w:date="2008-02-13T09:45:00Z"/>
      </w:rPr>
    </w:pPr>
    <w:del w:id="82" w:author="Миронов В.Е." w:date="2008-02-13T09:45:00Z">
      <w:r>
        <w:rPr>
          <w:lang w:val="ru-RU" w:eastAsia="ru-RU"/>
        </w:rPr>
        <w:delText>02-01-06-001-07-ТЭР</w:delText>
      </w:r>
    </w:del>
    <w:del w:id="83" w:author="Миронов В.Е." w:date="2008-02-13T09:45:00Z">
      <w:r>
        <w:rPr>
          <w:lang w:val="ru-RU" w:eastAsia="ru-RU"/>
        </w:rPr>
        <w:delText xml:space="preserve">    2007 г.</w:delText>
      </w:r>
    </w:del>
    <w:r>
      <mc:AlternateContent>
        <mc:Choice Requires="wps">
          <w:drawing>
            <wp:anchor distT="0" distB="0" distL="114935" distR="114935" simplePos="0" relativeHeight="0" behindDoc="1" locked="0" layoutInCell="1" allowOverlap="1">
              <wp:simplePos x="0" y="0"/>
              <wp:positionH relativeFrom="column">
                <wp:posOffset>-18415</wp:posOffset>
              </wp:positionH>
              <wp:positionV relativeFrom="paragraph">
                <wp:posOffset>22225</wp:posOffset>
              </wp:positionV>
              <wp:extent cx="1800225" cy="361950"/>
              <wp:effectExtent l="0" t="0" r="0" b="0"/>
              <wp:wrapNone/>
              <wp:docPr id="8" name="Frame4"/>
              <a:graphic xmlns:a="http://schemas.openxmlformats.org/drawingml/2006/main">
                <a:graphicData uri="http://schemas.microsoft.com/office/word/2010/wordprocessingShape">
                  <wps:wsp>
                    <wps:cNvSpPr txBox="1"/>
                    <wps:spPr>
                      <a:xfrm>
                        <a:off x="0" y="0"/>
                        <a:ext cx="1800225" cy="361950"/>
                      </a:xfrm>
                      <a:prstGeom prst="rect"/>
                      <a:solidFill>
                        <a:srgbClr val="FFFFFF">
                          <a:alpha val="0"/>
                        </a:srgbClr>
                      </a:solidFill>
                    </wps:spPr>
                    <wps:txbx>
                      <w:txbxContent>
                        <w:p>
                          <w:pPr>
                            <w:pStyle w:val="Normal"/>
                            <w:spacing w:before="0" w:after="0"/>
                            <w:ind w:end="0"/>
                            <w:jc w:val="start"/>
                            <w:rPr/>
                          </w:pPr>
                          <w:r>
                            <w:rPr/>
                          </w:r>
                          <w:r>
                            <w:rPr>
                              <w:sz w:val="18"/>
                            </w:rPr>
                            <w:t>ОО</w:t>
                          </w:r>
                          <w:ins w:id="85" w:author="Знамеровская" w:date="2000-04-14T10:22:00Z">
                            <w:r>
                              <w:rPr>
                                <w:sz w:val="18"/>
                              </w:rPr>
                              <w:t xml:space="preserve">О «Институт </w:t>
                            </w:r>
                          </w:ins>
                          <w:ins w:id="86" w:author="Знамеровская" w:date="2000-06-23T13:15:00Z">
                            <w:r>
                              <w:rPr>
                                <w:sz w:val="18"/>
                              </w:rPr>
                              <w:t>Г</w:t>
                            </w:r>
                          </w:ins>
                          <w:ins w:id="87" w:author="Знамеровская" w:date="2000-04-14T10:23:00Z">
                            <w:r>
                              <w:rPr>
                                <w:sz w:val="18"/>
                              </w:rPr>
                              <w:t>ипроникель»</w:t>
                            </w:r>
                          </w:ins>
                          <w:ins w:id="88" w:author="Знамеровская" w:date="2000-04-27T12:46:00Z">
                            <w:r>
                              <w:rPr>
                                <w:sz w:val="20"/>
                              </w:rPr>
                              <w:t xml:space="preserve"> </w:t>
                            </w:r>
                          </w:ins>
                        </w:p>
                      </w:txbxContent>
                    </wps:txbx>
                    <wps:bodyPr anchor="t" lIns="18415" tIns="635" rIns="635" bIns="635">
                      <a:noAutofit/>
                    </wps:bodyPr>
                  </wps:wsp>
                </a:graphicData>
              </a:graphic>
            </wp:anchor>
          </w:drawing>
        </mc:Choice>
        <mc:Fallback>
          <w:pict>
            <v:rect fillcolor="#FFFFFF" style="position:absolute;rotation:-0;width:141.75pt;height:28.5pt;mso-wrap-distance-left:9.05pt;mso-wrap-distance-right:9.05pt;mso-wrap-distance-top:0pt;mso-wrap-distance-bottom:0pt;margin-top:1.75pt;mso-position-vertical-relative:text;margin-left:-1.45pt;mso-position-horizontal-relative:text">
              <v:fill opacity="0f"/>
              <v:textbox inset="0.0201388888888889in,0.000694444444444445in,0.000694444444444445in,0.000694444444444445in">
                <w:txbxContent>
                  <w:p>
                    <w:pPr>
                      <w:pStyle w:val="Normal"/>
                      <w:spacing w:before="0" w:after="0"/>
                      <w:ind w:end="0"/>
                      <w:jc w:val="start"/>
                      <w:rPr/>
                    </w:pPr>
                    <w:r>
                      <w:rPr/>
                    </w:r>
                    <w:r>
                      <w:rPr>
                        <w:sz w:val="18"/>
                      </w:rPr>
                      <w:t>ОО</w:t>
                    </w:r>
                    <w:ins w:id="89" w:author="Знамеровская" w:date="2000-04-14T10:22:00Z">
                      <w:r>
                        <w:rPr>
                          <w:sz w:val="18"/>
                        </w:rPr>
                        <w:t xml:space="preserve">О «Институт </w:t>
                      </w:r>
                    </w:ins>
                    <w:ins w:id="90" w:author="Знамеровская" w:date="2000-06-23T13:15:00Z">
                      <w:r>
                        <w:rPr>
                          <w:sz w:val="18"/>
                        </w:rPr>
                        <w:t>Г</w:t>
                      </w:r>
                    </w:ins>
                    <w:ins w:id="91" w:author="Знамеровская" w:date="2000-04-14T10:23:00Z">
                      <w:r>
                        <w:rPr>
                          <w:sz w:val="18"/>
                        </w:rPr>
                        <w:t>ипроникель»</w:t>
                      </w:r>
                    </w:ins>
                    <w:ins w:id="92" w:author="Знамеровская" w:date="2000-04-27T12:46:00Z">
                      <w:r>
                        <w:rPr>
                          <w:sz w:val="20"/>
                        </w:rPr>
                        <w:t xml:space="preserve"> </w:t>
                      </w:r>
                    </w:ins>
                  </w:p>
                </w:txbxContent>
              </v:textbox>
              <w10:wrap type="none"/>
            </v:rect>
          </w:pict>
        </mc:Fallback>
      </mc:AlternateContent>
    </w:r>
  </w:p>
  <w:p>
    <w:pPr>
      <w:pStyle w:val="Footer"/>
      <w:ind w:start="2948" w:end="0"/>
      <w:rPr>
        <w:del w:id="94" w:author="Миронов В.Е." w:date="2008-02-13T09:45:00Z"/>
      </w:rPr>
    </w:pPr>
    <w:del w:id="93" w:author="Миронов В.Е." w:date="2008-02-13T09:45:00Z">
      <w:r>
        <w:rPr>
          <w:sz w:val="15"/>
          <w:szCs w:val="14"/>
        </w:rPr>
        <w:delText>ТЭР переработки ильменитового и титаномагнетитового концентратов м-ия Юго-Восточная</w:delText>
      </w:r>
    </w:del>
  </w:p>
  <w:p>
    <w:pPr>
      <w:pStyle w:val="Footer"/>
      <w:spacing w:before="0" w:after="60"/>
      <w:ind w:firstLine="22" w:start="2898" w:end="0"/>
      <w:rPr/>
    </w:pPr>
    <w:del w:id="95" w:author="Миронов В.Е." w:date="2008-02-13T09:45:00Z">
      <w:r>
        <w:rPr>
          <w:spacing w:val="-2"/>
          <w:sz w:val="15"/>
          <w:szCs w:val="14"/>
        </w:rPr>
        <w:delText xml:space="preserve">Гремяха на титановые шлаки с размещением производства на к-те «Печенганикель». </w:delText>
      </w:r>
    </w:del>
    <w:del w:id="96" w:author="Миронов В.Е." w:date="2008-02-13T09:45:00Z">
      <w:r>
        <w:rPr>
          <w:spacing w:val="-2"/>
          <w:sz w:val="15"/>
          <w:szCs w:val="14"/>
          <w:lang w:val="en-US"/>
        </w:rPr>
        <w:delText>2</w:delText>
      </w:r>
    </w:del>
    <w:del w:id="97" w:author="Миронов В.Е." w:date="2008-02-13T09:45:00Z">
      <w:r>
        <w:rPr>
          <w:spacing w:val="-2"/>
          <w:sz w:val="15"/>
          <w:szCs w:val="14"/>
        </w:rPr>
        <w:delText xml:space="preserve"> этап. Том </w:delText>
      </w:r>
    </w:del>
    <w:del w:id="98" w:author="Миронов В.Е." w:date="2008-02-13T09:45:00Z">
      <w:r>
        <w:rPr>
          <w:spacing w:val="-2"/>
          <w:sz w:val="15"/>
          <w:szCs w:val="14"/>
          <w:lang w:val="en-US"/>
        </w:rPr>
        <w:delText>4</w:delText>
      </w:r>
    </w:del>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4395" w:leader="none"/>
      </w:tabs>
      <w:ind w:end="-1"/>
      <w:rPr/>
    </w:pPr>
    <w:r>
      <w:rPr>
        <w:lang w:val="ru-RU" w:eastAsia="ru-RU"/>
      </w:rPr>
      <w:t>02-01-06-001-07-ТЭР</w:t>
    </w:r>
    <w:r>
      <w:rPr>
        <w:lang w:val="ru-RU" w:eastAsia="ru-RU"/>
      </w:rPr>
      <w:t xml:space="preserve">    2007 г.</w:t>
    </w:r>
    <w:r>
      <mc:AlternateContent>
        <mc:Choice Requires="wps">
          <w:drawing>
            <wp:anchor distT="0" distB="0" distL="114935" distR="114935" simplePos="0" relativeHeight="15" behindDoc="1" locked="0" layoutInCell="1" allowOverlap="1">
              <wp:simplePos x="0" y="0"/>
              <wp:positionH relativeFrom="column">
                <wp:posOffset>-18415</wp:posOffset>
              </wp:positionH>
              <wp:positionV relativeFrom="paragraph">
                <wp:posOffset>22225</wp:posOffset>
              </wp:positionV>
              <wp:extent cx="1800225" cy="361950"/>
              <wp:effectExtent l="0" t="0" r="0" b="0"/>
              <wp:wrapNone/>
              <wp:docPr id="13" name="Frame6"/>
              <a:graphic xmlns:a="http://schemas.openxmlformats.org/drawingml/2006/main">
                <a:graphicData uri="http://schemas.microsoft.com/office/word/2010/wordprocessingShape">
                  <wps:wsp>
                    <wps:cNvSpPr txBox="1"/>
                    <wps:spPr>
                      <a:xfrm>
                        <a:off x="0" y="0"/>
                        <a:ext cx="1800225" cy="361950"/>
                      </a:xfrm>
                      <a:prstGeom prst="rect"/>
                      <a:solidFill>
                        <a:srgbClr val="FFFFFF">
                          <a:alpha val="0"/>
                        </a:srgbClr>
                      </a:solidFill>
                    </wps:spPr>
                    <wps:txbx>
                      <w:txbxContent>
                        <w:p>
                          <w:pPr>
                            <w:pStyle w:val="Normal"/>
                            <w:spacing w:before="0" w:after="0"/>
                            <w:ind w:end="0"/>
                            <w:jc w:val="start"/>
                            <w:rPr/>
                          </w:pPr>
                          <w:r>
                            <w:rPr/>
                            <w:object w:dxaOrig="384" w:dyaOrig="405">
                              <v:shapetype id="_x0000_tole_rId1" coordsize="21600,21600" o:spt="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19.25pt;height:20.35pt" filled="f" o:ole="">
                                <v:imagedata r:id="rId2" o:title=""/>
                              </v:shape>
                              <o:OLEObject Type="Embed" ProgID="" ShapeID="ole_rId1" DrawAspect="Content" ObjectID="_2083863687" r:id="rId1"/>
                            </w:object>
                          </w:r>
                          <w:r>
                            <w:rPr>
                              <w:sz w:val="18"/>
                            </w:rPr>
                            <w:t>ООО «Институт Гипроникель»</w:t>
                          </w:r>
                          <w:r>
                            <w:rPr>
                              <w:sz w:val="20"/>
                            </w:rPr>
                            <w:t xml:space="preserve"> </w:t>
                          </w:r>
                        </w:p>
                      </w:txbxContent>
                    </wps:txbx>
                    <wps:bodyPr anchor="t" lIns="18415" tIns="635" rIns="635" bIns="635">
                      <a:noAutofit/>
                    </wps:bodyPr>
                  </wps:wsp>
                </a:graphicData>
              </a:graphic>
            </wp:anchor>
          </w:drawing>
        </mc:Choice>
        <mc:Fallback>
          <w:pict>
            <v:rect fillcolor="#FFFFFF" style="position:absolute;rotation:-0;width:141.75pt;height:28.5pt;mso-wrap-distance-left:9.05pt;mso-wrap-distance-right:9.05pt;mso-wrap-distance-top:0pt;mso-wrap-distance-bottom:0pt;margin-top:1.75pt;mso-position-vertical-relative:text;margin-left:-1.45pt;mso-position-horizontal-relative:text">
              <v:fill opacity="0f"/>
              <v:textbox inset="0.0201388888888889in,0.000694444444444445in,0.000694444444444445in,0.000694444444444445in">
                <w:txbxContent>
                  <w:p>
                    <w:pPr>
                      <w:pStyle w:val="Normal"/>
                      <w:spacing w:before="0" w:after="0"/>
                      <w:ind w:end="0"/>
                      <w:jc w:val="start"/>
                      <w:rPr/>
                    </w:pPr>
                    <w:r>
                      <w:rPr/>
                      <w:object w:dxaOrig="384" w:dyaOrig="405">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9.25pt;height:20.35pt" filled="f" o:ole="">
                          <v:imagedata r:id="rId4" o:title=""/>
                        </v:shape>
                        <o:OLEObject Type="Embed" ProgID="" ShapeID="ole_rId3" DrawAspect="Content" ObjectID="_1893661289" r:id="rId3"/>
                      </w:object>
                    </w:r>
                    <w:r>
                      <w:rPr>
                        <w:sz w:val="18"/>
                      </w:rPr>
                      <w:t>ООО «Институт Гипроникель»</w:t>
                    </w:r>
                    <w:r>
                      <w:rPr>
                        <w:sz w:val="20"/>
                      </w:rPr>
                      <w:t xml:space="preserve"> </w:t>
                    </w:r>
                  </w:p>
                </w:txbxContent>
              </v:textbox>
              <w10:wrap type="none"/>
            </v:rect>
          </w:pict>
        </mc:Fallback>
      </mc:AlternateContent>
    </w:r>
  </w:p>
  <w:p>
    <w:pPr>
      <w:pStyle w:val="Footer"/>
      <w:ind w:start="2948" w:end="0"/>
      <w:rPr/>
    </w:pPr>
    <w:r>
      <w:rPr>
        <w:sz w:val="15"/>
        <w:szCs w:val="14"/>
      </w:rPr>
      <w:t>ТЭР переработки ильменитового и титаномагнетитового концентратов м-ия Юго-Восточная</w:t>
    </w:r>
  </w:p>
  <w:p>
    <w:pPr>
      <w:pStyle w:val="Footer"/>
      <w:spacing w:before="0" w:after="60"/>
      <w:ind w:firstLine="22" w:start="2898" w:end="0"/>
      <w:rPr/>
    </w:pPr>
    <w:r>
      <w:rPr>
        <w:spacing w:val="-2"/>
        <w:sz w:val="15"/>
        <w:szCs w:val="14"/>
      </w:rPr>
      <w:t xml:space="preserve">Гремяха на титановые шлаки с размещением производства на к-те «Печенганикель». </w:t>
    </w:r>
    <w:r>
      <w:rPr>
        <w:spacing w:val="-2"/>
        <w:sz w:val="15"/>
        <w:szCs w:val="14"/>
        <w:lang w:val="en-US"/>
      </w:rPr>
      <w:t>2</w:t>
    </w:r>
    <w:r>
      <w:rPr>
        <w:spacing w:val="-2"/>
        <w:sz w:val="15"/>
        <w:szCs w:val="14"/>
      </w:rPr>
      <w:t xml:space="preserve"> этап. Том </w:t>
    </w:r>
    <w:r>
      <w:rPr>
        <w:spacing w:val="-2"/>
        <w:sz w:val="15"/>
        <w:szCs w:val="14"/>
        <w:lang w:val="en-US"/>
      </w:rPr>
      <w:t>4</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4395" w:leader="none"/>
      </w:tabs>
      <w:ind w:end="-1"/>
      <w:rPr/>
    </w:pPr>
    <w:r>
      <w:rPr>
        <w:lang w:val="ru-RU" w:eastAsia="ru-RU"/>
      </w:rPr>
      <w:t>02-01-06-001-07-ТЭР</w:t>
    </w:r>
    <w:r>
      <w:rPr>
        <w:lang w:val="ru-RU" w:eastAsia="ru-RU"/>
      </w:rPr>
      <w:t xml:space="preserve">    2007 г.</w:t>
    </w:r>
    <w:r>
      <mc:AlternateContent>
        <mc:Choice Requires="wps">
          <w:drawing>
            <wp:anchor distT="0" distB="0" distL="114935" distR="114935" simplePos="0" relativeHeight="0" behindDoc="1" locked="0" layoutInCell="1" allowOverlap="1">
              <wp:simplePos x="0" y="0"/>
              <wp:positionH relativeFrom="column">
                <wp:posOffset>-18415</wp:posOffset>
              </wp:positionH>
              <wp:positionV relativeFrom="paragraph">
                <wp:posOffset>22225</wp:posOffset>
              </wp:positionV>
              <wp:extent cx="1800225" cy="361950"/>
              <wp:effectExtent l="0" t="0" r="0" b="0"/>
              <wp:wrapNone/>
              <wp:docPr id="16" name="Frame8"/>
              <a:graphic xmlns:a="http://schemas.openxmlformats.org/drawingml/2006/main">
                <a:graphicData uri="http://schemas.microsoft.com/office/word/2010/wordprocessingShape">
                  <wps:wsp>
                    <wps:cNvSpPr txBox="1"/>
                    <wps:spPr>
                      <a:xfrm>
                        <a:off x="0" y="0"/>
                        <a:ext cx="1800225" cy="361950"/>
                      </a:xfrm>
                      <a:prstGeom prst="rect"/>
                      <a:solidFill>
                        <a:srgbClr val="FFFFFF">
                          <a:alpha val="0"/>
                        </a:srgbClr>
                      </a:solidFill>
                    </wps:spPr>
                    <wps:txbx>
                      <w:txbxContent>
                        <w:p>
                          <w:pPr>
                            <w:pStyle w:val="Normal"/>
                            <w:spacing w:before="0" w:after="0"/>
                            <w:ind w:end="0"/>
                            <w:jc w:val="start"/>
                            <w:rPr/>
                          </w:pPr>
                          <w:r>
                            <w:rPr/>
                          </w:r>
                          <w:r>
                            <w:rPr>
                              <w:sz w:val="18"/>
                            </w:rPr>
                            <w:t>ООО «Институт Гипроникель»</w:t>
                          </w:r>
                          <w:r>
                            <w:rPr>
                              <w:sz w:val="20"/>
                            </w:rPr>
                            <w:t xml:space="preserve"> </w:t>
                          </w:r>
                        </w:p>
                      </w:txbxContent>
                    </wps:txbx>
                    <wps:bodyPr anchor="t" lIns="18415" tIns="635" rIns="635" bIns="635">
                      <a:noAutofit/>
                    </wps:bodyPr>
                  </wps:wsp>
                </a:graphicData>
              </a:graphic>
            </wp:anchor>
          </w:drawing>
        </mc:Choice>
        <mc:Fallback>
          <w:pict>
            <v:rect fillcolor="#FFFFFF" style="position:absolute;rotation:-0;width:141.75pt;height:28.5pt;mso-wrap-distance-left:9.05pt;mso-wrap-distance-right:9.05pt;mso-wrap-distance-top:0pt;mso-wrap-distance-bottom:0pt;margin-top:1.75pt;mso-position-vertical-relative:text;margin-left:-1.45pt;mso-position-horizontal-relative:text">
              <v:fill opacity="0f"/>
              <v:textbox inset="0.0201388888888889in,0.000694444444444445in,0.000694444444444445in,0.000694444444444445in">
                <w:txbxContent>
                  <w:p>
                    <w:pPr>
                      <w:pStyle w:val="Normal"/>
                      <w:spacing w:before="0" w:after="0"/>
                      <w:ind w:end="0"/>
                      <w:jc w:val="start"/>
                      <w:rPr/>
                    </w:pPr>
                    <w:r>
                      <w:rPr/>
                    </w:r>
                    <w:r>
                      <w:rPr>
                        <w:sz w:val="18"/>
                      </w:rPr>
                      <w:t>ООО «Институт Гипроникель»</w:t>
                    </w:r>
                    <w:r>
                      <w:rPr>
                        <w:sz w:val="20"/>
                      </w:rPr>
                      <w:t xml:space="preserve"> </w:t>
                    </w:r>
                  </w:p>
                </w:txbxContent>
              </v:textbox>
              <w10:wrap type="none"/>
            </v:rect>
          </w:pict>
        </mc:Fallback>
      </mc:AlternateContent>
    </w:r>
  </w:p>
  <w:p>
    <w:pPr>
      <w:pStyle w:val="Footer"/>
      <w:ind w:start="2948" w:end="0"/>
      <w:rPr/>
    </w:pPr>
    <w:r>
      <w:rPr>
        <w:sz w:val="15"/>
        <w:szCs w:val="14"/>
      </w:rPr>
      <w:t>ТЭР переработки ильменитового и титаномагнетитового концентратов м-ия Юго-Восточная</w:t>
    </w:r>
  </w:p>
  <w:p>
    <w:pPr>
      <w:pStyle w:val="Footer"/>
      <w:spacing w:before="0" w:after="60"/>
      <w:ind w:firstLine="22" w:start="2898" w:end="0"/>
      <w:rPr/>
    </w:pPr>
    <w:r>
      <w:rPr>
        <w:spacing w:val="-2"/>
        <w:sz w:val="15"/>
        <w:szCs w:val="14"/>
      </w:rPr>
      <w:t xml:space="preserve">Гремяха на титановые шлаки с размещением производства на к-те «Печенганикель». </w:t>
    </w:r>
    <w:r>
      <w:rPr>
        <w:spacing w:val="-2"/>
        <w:sz w:val="15"/>
        <w:szCs w:val="14"/>
        <w:lang w:val="en-US"/>
      </w:rPr>
      <w:t>2</w:t>
    </w:r>
    <w:r>
      <w:rPr>
        <w:spacing w:val="-2"/>
        <w:sz w:val="15"/>
        <w:szCs w:val="14"/>
      </w:rPr>
      <w:t xml:space="preserve"> этап. Том </w:t>
    </w:r>
    <w:r>
      <w:rPr>
        <w:spacing w:val="-2"/>
        <w:sz w:val="15"/>
        <w:szCs w:val="14"/>
        <w:lang w:val="en-US"/>
      </w:rPr>
      <w:t>4</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4395" w:leader="none"/>
      </w:tabs>
      <w:ind w:end="-1"/>
      <w:rPr/>
    </w:pPr>
    <w:r>
      <w:rPr>
        <w:lang w:val="ru-RU" w:eastAsia="ru-RU"/>
      </w:rPr>
      <w:t>02-01-06-001-07-ТЭР</w:t>
    </w:r>
    <w:r>
      <w:rPr>
        <w:lang w:val="ru-RU" w:eastAsia="ru-RU"/>
      </w:rPr>
      <w:t xml:space="preserve">    2007 г.</w:t>
    </w:r>
    <w:r>
      <mc:AlternateContent>
        <mc:Choice Requires="wps">
          <w:drawing>
            <wp:anchor distT="0" distB="0" distL="114935" distR="114935" simplePos="0" relativeHeight="31" behindDoc="1" locked="0" layoutInCell="1" allowOverlap="1">
              <wp:simplePos x="0" y="0"/>
              <wp:positionH relativeFrom="column">
                <wp:posOffset>-18415</wp:posOffset>
              </wp:positionH>
              <wp:positionV relativeFrom="paragraph">
                <wp:posOffset>22225</wp:posOffset>
              </wp:positionV>
              <wp:extent cx="1800225" cy="361950"/>
              <wp:effectExtent l="0" t="0" r="0" b="0"/>
              <wp:wrapNone/>
              <wp:docPr id="19" name="Frame10"/>
              <a:graphic xmlns:a="http://schemas.openxmlformats.org/drawingml/2006/main">
                <a:graphicData uri="http://schemas.microsoft.com/office/word/2010/wordprocessingShape">
                  <wps:wsp>
                    <wps:cNvSpPr txBox="1"/>
                    <wps:spPr>
                      <a:xfrm>
                        <a:off x="0" y="0"/>
                        <a:ext cx="1800225" cy="361950"/>
                      </a:xfrm>
                      <a:prstGeom prst="rect"/>
                      <a:solidFill>
                        <a:srgbClr val="FFFFFF">
                          <a:alpha val="0"/>
                        </a:srgbClr>
                      </a:solidFill>
                    </wps:spPr>
                    <wps:txbx>
                      <w:txbxContent>
                        <w:p>
                          <w:pPr>
                            <w:pStyle w:val="Normal"/>
                            <w:spacing w:before="0" w:after="0"/>
                            <w:ind w:end="0"/>
                            <w:jc w:val="start"/>
                            <w:rPr/>
                          </w:pPr>
                          <w:r>
                            <w:rPr/>
                            <w:object w:dxaOrig="384" w:dyaOrig="405">
                              <v:shapetype id="_x0000_tole_rId1" coordsize="21600,21600" o:spt="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19.25pt;height:20.35pt" filled="f" o:ole="">
                                <v:imagedata r:id="rId2" o:title=""/>
                              </v:shape>
                              <o:OLEObject Type="Embed" ProgID="" ShapeID="ole_rId1" DrawAspect="Content" ObjectID="_1561274812" r:id="rId1"/>
                            </w:object>
                          </w:r>
                          <w:r>
                            <w:rPr>
                              <w:sz w:val="18"/>
                            </w:rPr>
                            <w:t>ООО «Институт Гипроникель»</w:t>
                          </w:r>
                          <w:r>
                            <w:rPr>
                              <w:sz w:val="20"/>
                            </w:rPr>
                            <w:t xml:space="preserve"> </w:t>
                          </w:r>
                        </w:p>
                      </w:txbxContent>
                    </wps:txbx>
                    <wps:bodyPr anchor="t" lIns="18415" tIns="635" rIns="635" bIns="635">
                      <a:noAutofit/>
                    </wps:bodyPr>
                  </wps:wsp>
                </a:graphicData>
              </a:graphic>
            </wp:anchor>
          </w:drawing>
        </mc:Choice>
        <mc:Fallback>
          <w:pict>
            <v:rect fillcolor="#FFFFFF" style="position:absolute;rotation:-0;width:141.75pt;height:28.5pt;mso-wrap-distance-left:9.05pt;mso-wrap-distance-right:9.05pt;mso-wrap-distance-top:0pt;mso-wrap-distance-bottom:0pt;margin-top:1.75pt;mso-position-vertical-relative:text;margin-left:-1.45pt;mso-position-horizontal-relative:text">
              <v:fill opacity="0f"/>
              <v:textbox inset="0.0201388888888889in,0.000694444444444445in,0.000694444444444445in,0.000694444444444445in">
                <w:txbxContent>
                  <w:p>
                    <w:pPr>
                      <w:pStyle w:val="Normal"/>
                      <w:spacing w:before="0" w:after="0"/>
                      <w:ind w:end="0"/>
                      <w:jc w:val="start"/>
                      <w:rPr/>
                    </w:pPr>
                    <w:r>
                      <w:rPr/>
                      <w:object w:dxaOrig="384" w:dyaOrig="405">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9.25pt;height:20.35pt" filled="f" o:ole="">
                          <v:imagedata r:id="rId4" o:title=""/>
                        </v:shape>
                        <o:OLEObject Type="Embed" ProgID="" ShapeID="ole_rId3" DrawAspect="Content" ObjectID="_573108452" r:id="rId3"/>
                      </w:object>
                    </w:r>
                    <w:r>
                      <w:rPr>
                        <w:sz w:val="18"/>
                      </w:rPr>
                      <w:t>ООО «Институт Гипроникель»</w:t>
                    </w:r>
                    <w:r>
                      <w:rPr>
                        <w:sz w:val="20"/>
                      </w:rPr>
                      <w:t xml:space="preserve"> </w:t>
                    </w:r>
                  </w:p>
                </w:txbxContent>
              </v:textbox>
              <w10:wrap type="none"/>
            </v:rect>
          </w:pict>
        </mc:Fallback>
      </mc:AlternateContent>
    </w:r>
  </w:p>
  <w:p>
    <w:pPr>
      <w:pStyle w:val="Footer"/>
      <w:ind w:start="2948" w:end="0"/>
      <w:rPr/>
    </w:pPr>
    <w:r>
      <w:rPr>
        <w:sz w:val="15"/>
        <w:szCs w:val="14"/>
      </w:rPr>
      <w:t>ТЭР переработки ильменитового и титаномагнетитового концентратов м-ия Юго-Восточная</w:t>
    </w:r>
  </w:p>
  <w:p>
    <w:pPr>
      <w:pStyle w:val="Footer"/>
      <w:spacing w:before="0" w:after="60"/>
      <w:ind w:firstLine="22" w:start="2898" w:end="0"/>
      <w:rPr/>
    </w:pPr>
    <w:r>
      <w:rPr>
        <w:spacing w:val="-2"/>
        <w:sz w:val="15"/>
        <w:szCs w:val="14"/>
      </w:rPr>
      <w:t xml:space="preserve">Гремяха на титановые шлаки с размещением производства на к-те «Печенганикель». </w:t>
    </w:r>
    <w:r>
      <w:rPr>
        <w:spacing w:val="-2"/>
        <w:sz w:val="15"/>
        <w:szCs w:val="14"/>
        <w:lang w:val="en-US"/>
      </w:rPr>
      <w:t>2</w:t>
    </w:r>
    <w:r>
      <w:rPr>
        <w:spacing w:val="-2"/>
        <w:sz w:val="15"/>
        <w:szCs w:val="14"/>
      </w:rPr>
      <w:t xml:space="preserve"> этап. Том </w:t>
    </w:r>
    <w:r>
      <w:rPr>
        <w:spacing w:val="-2"/>
        <w:sz w:val="15"/>
        <w:szCs w:val="14"/>
        <w:lang w:val="en-US"/>
      </w:rPr>
      <w:t>4</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60"/>
      <w:ind w:start="851" w:end="851"/>
      <w:jc w:val="center"/>
      <w:rPr>
        <w:i/>
        <w:sz w:val="18"/>
      </w:rPr>
    </w:pPr>
    <w:r>
      <w:rPr>
        <w:i/>
        <w:sz w:val="18"/>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02870" cy="20955"/>
              <wp:effectExtent l="0" t="0" r="0" b="0"/>
              <wp:wrapSquare wrapText="bothSides"/>
              <wp:docPr id="5" name="Frame3"/>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60"/>
      <w:ind w:start="851" w:end="851"/>
      <w:jc w:val="center"/>
      <w:rPr>
        <w:i/>
        <w:sz w:val="18"/>
      </w:rPr>
    </w:pPr>
    <w:r>
      <w:rPr>
        <w:i/>
        <w:sz w:val="18"/>
      </w:rPr>
      <w:t>Содержание</w:t>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7" name="Frame5"/>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360"/>
      <w:rPr/>
    </w:pPr>
    <w:r>
      <w:rPr/>
    </w:r>
    <w:r>
      <mc:AlternateContent>
        <mc:Choice Requires="wps">
          <w:drawing>
            <wp:anchor distT="0" distB="0" distL="0" distR="0" simplePos="0" relativeHeight="6"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12" name="Frame7"/>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spacing w:before="0" w:after="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02870" cy="20955"/>
              <wp:effectExtent l="0" t="0" r="0" b="0"/>
              <wp:wrapSquare wrapText="bothSides"/>
              <wp:docPr id="15" name="Frame9"/>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Header"/>
                            <w:spacing w:before="0" w:after="60"/>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spacing w:before="0" w:after="60"/>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360"/>
      <w:rPr/>
    </w:pPr>
    <w:r>
      <w:rPr/>
    </w:r>
    <w:r>
      <mc:AlternateContent>
        <mc:Choice Requires="wps">
          <w:drawing>
            <wp:anchor distT="0" distB="0" distL="0" distR="0" simplePos="0" relativeHeight="57"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18" name="Frame1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spacing w:before="0" w:after="60"/>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39.5pt;mso-position-horizontal:right;mso-position-horizontal-relative:margin">
              <v:fill opacity="0f"/>
              <v:textbox inset="0in,0in,0in,0in">
                <w:txbxContent>
                  <w:p>
                    <w:pPr>
                      <w:pStyle w:val="Header"/>
                      <w:spacing w:before="0" w:after="60"/>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0" w:hanging="0"/>
      </w:pPr>
    </w:lvl>
    <w:lvl w:ilvl="1">
      <w:start w:val="1"/>
      <w:numFmt w:val="decimal"/>
      <w:lvlText w:val="%1.%2"/>
      <w:lvlJc w:val="start"/>
      <w:pPr>
        <w:tabs>
          <w:tab w:val="num" w:pos="0"/>
        </w:tabs>
        <w:ind w:start="0" w:hanging="0"/>
      </w:p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5"/>
      <w:lvlJc w:val="start"/>
      <w:pPr>
        <w:tabs>
          <w:tab w:val="num" w:pos="0"/>
        </w:tabs>
        <w:ind w:start="0" w:hanging="0"/>
      </w:pPr>
    </w:lvl>
    <w:lvl w:ilvl="5">
      <w:start w:val="1"/>
      <w:numFmt w:val="decimal"/>
      <w:lvlText w:val="%1.%2.%3.%4.%5.%6"/>
      <w:lvlJc w:val="start"/>
      <w:pPr>
        <w:tabs>
          <w:tab w:val="num" w:pos="0"/>
        </w:tabs>
        <w:ind w:start="0" w:hanging="0"/>
      </w:pPr>
    </w:lvl>
    <w:lvl w:ilvl="6">
      <w:start w:val="1"/>
      <w:numFmt w:val="decimal"/>
      <w:lvlText w:val="%1.%2.%3.%4.%5.%6.%7"/>
      <w:lvlJc w:val="start"/>
      <w:pPr>
        <w:tabs>
          <w:tab w:val="num" w:pos="0"/>
        </w:tabs>
        <w:ind w:start="0" w:hanging="0"/>
      </w:pPr>
    </w:lvl>
    <w:lvl w:ilvl="7">
      <w:start w:val="1"/>
      <w:numFmt w:val="decimal"/>
      <w:lvlText w:val="%1.%2.%3.%4.%5.%6.%7.%8"/>
      <w:lvlJc w:val="start"/>
      <w:pPr>
        <w:tabs>
          <w:tab w:val="num" w:pos="0"/>
        </w:tabs>
        <w:ind w:start="0" w:hanging="0"/>
      </w:pPr>
    </w:lvl>
    <w:lvl w:ilvl="8">
      <w:start w:val="1"/>
      <w:numFmt w:val="decimal"/>
      <w:lvlText w:val="%1.%2.%3.%4.%5.%6.%7.%8.%9"/>
      <w:lvlJc w:val="start"/>
      <w:pPr>
        <w:tabs>
          <w:tab w:val="num" w:pos="0"/>
        </w:tabs>
        <w:ind w:start="0" w:hanging="0"/>
      </w:pPr>
    </w:lvl>
  </w:abstractNum>
  <w:abstractNum w:abstractNumId="3">
    <w:lvl w:ilvl="0">
      <w:start w:val="1"/>
      <w:numFmt w:val="bullet"/>
      <w:lvlText w:val=""/>
      <w:lvlJc w:val="start"/>
      <w:pPr>
        <w:tabs>
          <w:tab w:val="num" w:pos="1068"/>
        </w:tabs>
        <w:ind w:start="1068" w:hanging="360"/>
      </w:pPr>
      <w:rPr>
        <w:rFonts w:ascii="Wingdings" w:hAnsi="Wingdings" w:cs="Wingdings" w:hint="default"/>
      </w:rPr>
    </w:lvl>
  </w:abstractNum>
  <w:abstractNum w:abstractNumId="4">
    <w:lvl w:ilvl="0">
      <w:start w:val="1"/>
      <w:numFmt w:val="bullet"/>
      <w:lvlText w:val=""/>
      <w:lvlJc w:val="start"/>
      <w:pPr>
        <w:tabs>
          <w:tab w:val="num" w:pos="927"/>
        </w:tabs>
        <w:ind w:start="927" w:hanging="360"/>
      </w:pPr>
      <w:rPr>
        <w:rFonts w:ascii="Wingdings" w:hAnsi="Wingdings" w:cs="Wingdings" w:hint="default"/>
      </w:rPr>
    </w:lvl>
  </w:abstractNum>
  <w:abstractNum w:abstractNumId="5">
    <w:lvl w:ilvl="0">
      <w:start w:val="1"/>
      <w:numFmt w:val="bullet"/>
      <w:lvlText w:val=""/>
      <w:lvlJc w:val="start"/>
      <w:pPr>
        <w:tabs>
          <w:tab w:val="num" w:pos="360"/>
        </w:tabs>
        <w:ind w:start="360" w:hanging="360"/>
      </w:pPr>
      <w:rPr>
        <w:rFonts w:ascii="Wingdings" w:hAnsi="Wingdings" w:cs="Wingdings" w:hint="default"/>
      </w:rPr>
    </w:lvl>
    <w:lvl w:ilvl="1">
      <w:start w:val="1"/>
      <w:numFmt w:val="bullet"/>
      <w:lvlText w:val=""/>
      <w:lvlJc w:val="start"/>
      <w:pPr>
        <w:tabs>
          <w:tab w:val="num" w:pos="720"/>
        </w:tabs>
        <w:ind w:start="720" w:hanging="360"/>
      </w:pPr>
      <w:rPr>
        <w:rFonts w:ascii="Wingdings" w:hAnsi="Wingdings" w:cs="Wingdings" w:hint="default"/>
      </w:rPr>
    </w:lvl>
    <w:lvl w:ilvl="2">
      <w:start w:val="1"/>
      <w:numFmt w:val="bullet"/>
      <w:lvlText w:val=""/>
      <w:lvlJc w:val="start"/>
      <w:pPr>
        <w:tabs>
          <w:tab w:val="num" w:pos="1080"/>
        </w:tabs>
        <w:ind w:start="1080" w:hanging="360"/>
      </w:pPr>
      <w:rPr>
        <w:rFonts w:ascii="Wingdings" w:hAnsi="Wingdings" w:cs="Wingdings"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Symbol" w:hAnsi="Symbol" w:cs="Symbol" w:hint="default"/>
      </w:rPr>
    </w:lvl>
    <w:lvl w:ilvl="5">
      <w:start w:val="1"/>
      <w:numFmt w:val="bullet"/>
      <w:lvlText w:val=""/>
      <w:lvlJc w:val="start"/>
      <w:pPr>
        <w:tabs>
          <w:tab w:val="num" w:pos="2160"/>
        </w:tabs>
        <w:ind w:start="2160" w:hanging="360"/>
      </w:pPr>
      <w:rPr>
        <w:rFonts w:ascii="Wingdings" w:hAnsi="Wingdings" w:cs="Wingdings" w:hint="default"/>
      </w:rPr>
    </w:lvl>
    <w:lvl w:ilvl="6">
      <w:start w:val="1"/>
      <w:numFmt w:val="bullet"/>
      <w:lvlText w:val=""/>
      <w:lvlJc w:val="start"/>
      <w:pPr>
        <w:tabs>
          <w:tab w:val="num" w:pos="2520"/>
        </w:tabs>
        <w:ind w:start="2520" w:hanging="360"/>
      </w:pPr>
      <w:rPr>
        <w:rFonts w:ascii="Wingdings" w:hAnsi="Wingdings" w:cs="Wingdings" w:hint="default"/>
      </w:rPr>
    </w:lvl>
    <w:lvl w:ilvl="7">
      <w:start w:val="1"/>
      <w:numFmt w:val="bullet"/>
      <w:lvlText w:val=""/>
      <w:lvlJc w:val="start"/>
      <w:pPr>
        <w:tabs>
          <w:tab w:val="num" w:pos="2880"/>
        </w:tabs>
        <w:ind w:start="2880" w:hanging="360"/>
      </w:pPr>
      <w:rPr>
        <w:rFonts w:ascii="Symbol" w:hAnsi="Symbol" w:cs="Symbol" w:hint="default"/>
      </w:rPr>
    </w:lvl>
    <w:lvl w:ilvl="8">
      <w:start w:val="1"/>
      <w:numFmt w:val="bullet"/>
      <w:lvlText w:val=""/>
      <w:lvlJc w:val="start"/>
      <w:pPr>
        <w:tabs>
          <w:tab w:val="num" w:pos="3240"/>
        </w:tabs>
        <w:ind w:start="3240" w:hanging="360"/>
      </w:pPr>
      <w:rPr>
        <w:rFonts w:ascii="Symbol" w:hAnsi="Symbol" w:cs="Symbol" w:hint="default"/>
      </w:rPr>
    </w:lvl>
  </w:abstractNum>
  <w:abstractNum w:abstractNumId="6">
    <w:lvl w:ilvl="0">
      <w:numFmt w:val="bullet"/>
      <w:lvlText w:val="–"/>
      <w:lvlJc w:val="start"/>
      <w:pPr>
        <w:tabs>
          <w:tab w:val="num" w:pos="357"/>
        </w:tabs>
        <w:ind w:start="924" w:hanging="357"/>
      </w:pPr>
      <w:rPr>
        <w:rFonts w:ascii="Times New Roman" w:hAnsi="Times New Roman" w:cs="Times New Roman" w:hint="default"/>
        <w:sz w:val="26"/>
      </w:rPr>
    </w:lvl>
  </w:abstractNum>
  <w:abstractNum w:abstractNumId="7">
    <w:lvl w:ilvl="0">
      <w:start w:val="1"/>
      <w:numFmt w:val="decimal"/>
      <w:lvlText w:val="–%1"/>
      <w:lvlJc w:val="start"/>
      <w:pPr>
        <w:tabs>
          <w:tab w:val="num" w:pos="357"/>
        </w:tabs>
        <w:ind w:start="357" w:hanging="35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lowerLetter"/>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lowerLetter"/>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lowerLetter"/>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lowerLetter"/>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lowerLetter"/>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revisionView w:insDel="0" w:formatting="0"/>
  <w:trackRevisions/>
  <w:defaultTabStop w:val="709"/>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next w:val="BodyText"/>
    <w:qFormat/>
    <w:pPr>
      <w:widowControl/>
      <w:suppressAutoHyphens w:val="false"/>
      <w:bidi w:val="0"/>
      <w:spacing w:before="0" w:after="60"/>
      <w:jc w:val="both"/>
    </w:pPr>
    <w:rPr>
      <w:rFonts w:ascii="Times New Roman" w:hAnsi="Times New Roman" w:eastAsia="Times New Roman" w:cs="Times New Roman"/>
      <w:color w:val="auto"/>
      <w:sz w:val="28"/>
      <w:szCs w:val="20"/>
      <w:lang w:bidi="ar-SA" w:val="ru-RU" w:eastAsia="zh-CN"/>
    </w:rPr>
  </w:style>
  <w:style w:type="paragraph" w:styleId="Heading1">
    <w:name w:val="heading 1"/>
    <w:basedOn w:val="Normal"/>
    <w:next w:val="BodyText"/>
    <w:qFormat/>
    <w:pPr>
      <w:keepNext w:val="true"/>
      <w:numPr>
        <w:ilvl w:val="0"/>
        <w:numId w:val="2"/>
      </w:numPr>
      <w:suppressAutoHyphens w:val="true"/>
      <w:spacing w:before="120" w:after="120"/>
      <w:jc w:val="center"/>
      <w:outlineLvl w:val="0"/>
    </w:pPr>
    <w:rPr>
      <w:b/>
      <w:kern w:val="2"/>
    </w:rPr>
  </w:style>
  <w:style w:type="paragraph" w:styleId="Heading2">
    <w:name w:val="heading 2"/>
    <w:basedOn w:val="Normal"/>
    <w:next w:val="BodyText"/>
    <w:qFormat/>
    <w:pPr>
      <w:keepNext w:val="true"/>
      <w:keepLines/>
      <w:numPr>
        <w:ilvl w:val="0"/>
        <w:numId w:val="2"/>
      </w:numPr>
      <w:suppressAutoHyphens w:val="true"/>
      <w:spacing w:before="120" w:after="120"/>
      <w:ind w:hanging="0" w:start="0" w:end="0"/>
      <w:jc w:val="center"/>
      <w:outlineLvl w:val="1"/>
    </w:pPr>
    <w:rPr/>
  </w:style>
  <w:style w:type="paragraph" w:styleId="Heading3">
    <w:name w:val="heading 3"/>
    <w:basedOn w:val="Normal"/>
    <w:next w:val="BodyText"/>
    <w:qFormat/>
    <w:pPr>
      <w:keepNext w:val="true"/>
      <w:numPr>
        <w:ilvl w:val="0"/>
        <w:numId w:val="2"/>
      </w:numPr>
      <w:spacing w:before="0" w:after="0"/>
      <w:outlineLvl w:val="2"/>
    </w:pPr>
    <w:rPr/>
  </w:style>
  <w:style w:type="paragraph" w:styleId="Heading4">
    <w:name w:val="heading 4"/>
    <w:basedOn w:val="Normal"/>
    <w:next w:val="BodyText"/>
    <w:qFormat/>
    <w:pPr>
      <w:keepNext w:val="true"/>
      <w:numPr>
        <w:ilvl w:val="0"/>
        <w:numId w:val="2"/>
      </w:numPr>
      <w:spacing w:before="0" w:after="0"/>
      <w:outlineLvl w:val="3"/>
    </w:pPr>
    <w:rPr/>
  </w:style>
  <w:style w:type="paragraph" w:styleId="Heading5">
    <w:name w:val="heading 5"/>
    <w:basedOn w:val="Normal"/>
    <w:next w:val="BodyText"/>
    <w:qFormat/>
    <w:pPr>
      <w:keepNext w:val="true"/>
      <w:numPr>
        <w:ilvl w:val="0"/>
        <w:numId w:val="2"/>
      </w:numPr>
      <w:spacing w:before="0" w:after="0"/>
      <w:outlineLvl w:val="4"/>
    </w:pPr>
    <w:rPr/>
  </w:style>
  <w:style w:type="paragraph" w:styleId="Heading6">
    <w:name w:val="heading 6"/>
    <w:basedOn w:val="Normal"/>
    <w:next w:val="Normal"/>
    <w:qFormat/>
    <w:pPr>
      <w:keepNext w:val="true"/>
      <w:numPr>
        <w:ilvl w:val="0"/>
        <w:numId w:val="2"/>
      </w:numPr>
      <w:spacing w:before="0" w:after="0"/>
      <w:outlineLvl w:val="5"/>
    </w:pPr>
    <w:rPr/>
  </w:style>
  <w:style w:type="paragraph" w:styleId="Heading7">
    <w:name w:val="heading 7"/>
    <w:basedOn w:val="Normal"/>
    <w:next w:val="Normal"/>
    <w:qFormat/>
    <w:pPr>
      <w:keepNext w:val="true"/>
      <w:numPr>
        <w:ilvl w:val="0"/>
        <w:numId w:val="2"/>
      </w:numPr>
      <w:spacing w:before="0" w:after="0"/>
      <w:outlineLvl w:val="6"/>
    </w:pPr>
    <w:rPr/>
  </w:style>
  <w:style w:type="paragraph" w:styleId="Heading8">
    <w:name w:val="heading 8"/>
    <w:basedOn w:val="Normal"/>
    <w:next w:val="Normal"/>
    <w:qFormat/>
    <w:pPr>
      <w:keepNext w:val="true"/>
      <w:numPr>
        <w:ilvl w:val="0"/>
        <w:numId w:val="2"/>
      </w:numPr>
      <w:spacing w:before="0" w:after="0"/>
      <w:outlineLvl w:val="7"/>
    </w:pPr>
    <w:rPr/>
  </w:style>
  <w:style w:type="paragraph" w:styleId="Heading9">
    <w:name w:val="heading 9"/>
    <w:basedOn w:val="Normal"/>
    <w:next w:val="Normal"/>
    <w:qFormat/>
    <w:pPr>
      <w:keepNext w:val="true"/>
      <w:numPr>
        <w:ilvl w:val="0"/>
        <w:numId w:val="2"/>
      </w:numPr>
      <w:spacing w:before="0" w:after="0"/>
      <w:outlineLvl w:val="8"/>
    </w:pPr>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St2z0">
    <w:name w:val="WW8NumSt2z0"/>
    <w:qFormat/>
    <w:rPr>
      <w:rFonts w:ascii="Times New Roman" w:hAnsi="Times New Roman" w:cs="Times New Roman"/>
      <w:sz w:val="26"/>
    </w:rPr>
  </w:style>
  <w:style w:type="character" w:styleId="Style5">
    <w:name w:val="Основной шрифт абзаца"/>
    <w:qFormat/>
    <w:rPr/>
  </w:style>
  <w:style w:type="character" w:styleId="PageNumber">
    <w:name w:val="page number"/>
    <w:basedOn w:val="Style5"/>
    <w:rPr>
      <w:rFonts w:ascii="Times New Roman" w:hAnsi="Times New Roman" w:cs="Times New Roman"/>
      <w:sz w:val="28"/>
    </w:rPr>
  </w:style>
  <w:style w:type="character" w:styleId="Style6">
    <w:name w:val="Знак примечания"/>
    <w:basedOn w:val="Style5"/>
    <w:qFormat/>
    <w:rPr>
      <w:sz w:val="16"/>
    </w:rPr>
  </w:style>
  <w:style w:type="character" w:styleId="FootnoteCharacters">
    <w:name w:val="Footnote Characters"/>
    <w:basedOn w:val="Style5"/>
    <w:qFormat/>
    <w:rPr>
      <w:vertAlign w:val="superscript"/>
    </w:rPr>
  </w:style>
  <w:style w:type="character" w:styleId="Style7">
    <w:name w:val="Основной текст Знак"/>
    <w:basedOn w:val="Style5"/>
    <w:qFormat/>
    <w:rPr>
      <w:sz w:val="28"/>
      <w:lang w:bidi="ar-SA"/>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keepNext w:val="true"/>
      <w:keepLines/>
      <w:suppressAutoHyphens w:val="true"/>
      <w:spacing w:before="120" w:after="120"/>
      <w:ind w:hanging="0" w:start="284" w:end="284"/>
      <w:jc w:val="center"/>
    </w:pPr>
    <w:rPr>
      <w:b/>
      <w:smallCaps/>
      <w:kern w:val="2"/>
    </w:rPr>
  </w:style>
  <w:style w:type="paragraph" w:styleId="BodyText">
    <w:name w:val="Body Text"/>
    <w:basedOn w:val="Normal"/>
    <w:pPr/>
    <w:rPr/>
  </w:style>
  <w:style w:type="paragraph" w:styleId="List">
    <w:name w:val="List"/>
    <w:basedOn w:val="Normal"/>
    <w:pPr>
      <w:ind w:hanging="284" w:start="1135" w:end="0"/>
      <w:jc w:val="start"/>
    </w:pPr>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Style8">
    <w:name w:val="Название объекта"/>
    <w:basedOn w:val="Normal"/>
    <w:next w:val="Normal"/>
    <w:qFormat/>
    <w:pPr>
      <w:keepNext w:val="true"/>
      <w:spacing w:before="120" w:after="120"/>
      <w:ind w:hanging="0" w:start="0" w:end="0"/>
      <w:jc w:val="start"/>
    </w:pPr>
    <w:rPr>
      <w:b/>
    </w:rPr>
  </w:style>
  <w:style w:type="paragraph" w:styleId="TOC1">
    <w:name w:val="toc 1"/>
    <w:basedOn w:val="Heading1"/>
    <w:next w:val="BodyText"/>
    <w:pPr>
      <w:numPr>
        <w:ilvl w:val="0"/>
        <w:numId w:val="2"/>
      </w:numPr>
      <w:tabs>
        <w:tab w:val="clear" w:pos="708"/>
        <w:tab w:val="right" w:pos="9072" w:leader="none"/>
      </w:tabs>
      <w:spacing w:before="120" w:after="0"/>
      <w:ind w:hanging="284" w:start="284" w:end="567"/>
      <w:jc w:val="start"/>
      <w:outlineLvl w:val="9"/>
    </w:pPr>
    <w:rPr/>
  </w:style>
  <w:style w:type="paragraph" w:styleId="TOC2">
    <w:name w:val="toc 2"/>
    <w:basedOn w:val="Heading2"/>
    <w:next w:val="BodyText"/>
    <w:pPr>
      <w:numPr>
        <w:ilvl w:val="0"/>
        <w:numId w:val="2"/>
      </w:numPr>
      <w:tabs>
        <w:tab w:val="clear" w:pos="708"/>
        <w:tab w:val="right" w:pos="9072" w:leader="none"/>
      </w:tabs>
      <w:spacing w:before="0" w:after="0"/>
      <w:ind w:hanging="454" w:start="738" w:end="567"/>
      <w:jc w:val="start"/>
      <w:outlineLvl w:val="9"/>
    </w:pPr>
    <w:rPr/>
  </w:style>
  <w:style w:type="paragraph" w:styleId="TOC3">
    <w:name w:val="toc 3"/>
    <w:basedOn w:val="Heading3"/>
    <w:next w:val="BodyText"/>
    <w:pPr>
      <w:numPr>
        <w:ilvl w:val="0"/>
        <w:numId w:val="2"/>
      </w:numPr>
      <w:tabs>
        <w:tab w:val="clear" w:pos="708"/>
        <w:tab w:val="right" w:pos="9072" w:leader="none"/>
      </w:tabs>
      <w:ind w:hanging="624" w:start="1191" w:end="567"/>
      <w:jc w:val="start"/>
      <w:outlineLvl w:val="9"/>
    </w:pPr>
    <w:rPr/>
  </w:style>
  <w:style w:type="paragraph" w:styleId="TOC4">
    <w:name w:val="toc 4"/>
    <w:basedOn w:val="Heading4"/>
    <w:next w:val="BodyText"/>
    <w:pPr>
      <w:numPr>
        <w:ilvl w:val="0"/>
        <w:numId w:val="2"/>
      </w:numPr>
      <w:tabs>
        <w:tab w:val="clear" w:pos="708"/>
        <w:tab w:val="right" w:pos="9072" w:leader="none"/>
      </w:tabs>
      <w:ind w:hanging="907" w:start="1758" w:end="567"/>
      <w:jc w:val="start"/>
      <w:outlineLvl w:val="9"/>
    </w:pPr>
    <w:rPr/>
  </w:style>
  <w:style w:type="paragraph" w:styleId="Style9">
    <w:name w:val="Рис заголовок"/>
    <w:basedOn w:val="Normal"/>
    <w:next w:val="BodyText"/>
    <w:qFormat/>
    <w:pPr>
      <w:spacing w:before="120" w:after="120"/>
      <w:ind w:hanging="1559" w:start="2410" w:end="284"/>
    </w:pPr>
    <w:rPr>
      <w:b/>
    </w:rPr>
  </w:style>
  <w:style w:type="paragraph" w:styleId="Style10">
    <w:name w:val="Список авторов"/>
    <w:basedOn w:val="Normal"/>
    <w:qFormat/>
    <w:pPr>
      <w:tabs>
        <w:tab w:val="clear" w:pos="708"/>
        <w:tab w:val="left" w:pos="6521" w:leader="none"/>
      </w:tabs>
      <w:spacing w:before="240" w:after="0"/>
      <w:ind w:hanging="0" w:start="851" w:end="284"/>
      <w:jc w:val="start"/>
    </w:pPr>
    <w:rPr/>
  </w:style>
  <w:style w:type="paragraph" w:styleId="Style11">
    <w:name w:val="Маркированный список"/>
    <w:basedOn w:val="Normal"/>
    <w:qFormat/>
    <w:pPr>
      <w:numPr>
        <w:ilvl w:val="0"/>
        <w:numId w:val="7"/>
      </w:numPr>
    </w:pPr>
    <w:rPr/>
  </w:style>
  <w:style w:type="paragraph" w:styleId="Style12">
    <w:name w:val="Нумерованный список"/>
    <w:basedOn w:val="Normal"/>
    <w:qFormat/>
    <w:pPr>
      <w:numPr>
        <w:ilvl w:val="0"/>
        <w:numId w:val="8"/>
      </w:numPr>
    </w:pPr>
    <w:rPr/>
  </w:style>
  <w:style w:type="paragraph" w:styleId="Style13">
    <w:name w:val="Продолжение списка"/>
    <w:basedOn w:val="Normal"/>
    <w:qFormat/>
    <w:pPr/>
    <w:rPr/>
  </w:style>
  <w:style w:type="paragraph" w:styleId="Style14">
    <w:name w:val="Табл заголовок"/>
    <w:basedOn w:val="Normal"/>
    <w:next w:val="Normal"/>
    <w:qFormat/>
    <w:pPr>
      <w:keepNext w:val="true"/>
      <w:spacing w:before="120" w:after="120"/>
      <w:ind w:hanging="0" w:start="0" w:end="284"/>
    </w:pPr>
    <w:rPr>
      <w:b/>
    </w:rPr>
  </w:style>
  <w:style w:type="paragraph" w:styleId="Style15">
    <w:name w:val="Табл текст"/>
    <w:basedOn w:val="Normal"/>
    <w:qFormat/>
    <w:pPr>
      <w:spacing w:before="60" w:after="0"/>
      <w:ind w:hanging="0" w:start="0" w:end="0"/>
    </w:pPr>
    <w:rPr/>
  </w:style>
  <w:style w:type="paragraph" w:styleId="Style16">
    <w:name w:val="Табл титул"/>
    <w:basedOn w:val="Style15"/>
    <w:qFormat/>
    <w:pPr>
      <w:jc w:val="center"/>
    </w:pPr>
    <w:rPr/>
  </w:style>
  <w:style w:type="paragraph" w:styleId="Style17">
    <w:name w:val="Табл число"/>
    <w:basedOn w:val="Normal"/>
    <w:qFormat/>
    <w:pPr>
      <w:spacing w:before="60" w:after="0"/>
      <w:ind w:hanging="0" w:start="0" w:end="0"/>
      <w:jc w:val="end"/>
    </w:pPr>
    <w:rPr/>
  </w:style>
  <w:style w:type="paragraph" w:styleId="Style18">
    <w:name w:val="Титул"/>
    <w:basedOn w:val="Normal"/>
    <w:qFormat/>
    <w:pPr>
      <w:spacing w:before="120" w:after="120"/>
      <w:ind w:hanging="0" w:start="284" w:end="284"/>
      <w:jc w:val="center"/>
    </w:pPr>
    <w:rPr>
      <w:b/>
      <w:caps/>
      <w:sz w:val="32"/>
    </w:rPr>
  </w:style>
  <w:style w:type="paragraph" w:styleId="1">
    <w:name w:val="Титул 1"/>
    <w:basedOn w:val="Normal"/>
    <w:qFormat/>
    <w:pPr>
      <w:spacing w:before="120" w:after="120"/>
      <w:ind w:hanging="0" w:start="284" w:end="284"/>
      <w:jc w:val="center"/>
    </w:pPr>
    <w:rPr>
      <w:b/>
      <w:smallCaps/>
    </w:rPr>
  </w:style>
  <w:style w:type="paragraph" w:styleId="2">
    <w:name w:val="Титул 2"/>
    <w:basedOn w:val="Normal"/>
    <w:qFormat/>
    <w:pPr>
      <w:spacing w:before="120" w:after="120"/>
      <w:ind w:hanging="0" w:start="284" w:end="284"/>
      <w:jc w:val="center"/>
    </w:pPr>
    <w:rPr>
      <w:b/>
      <w:spacing w:val="20"/>
    </w:rPr>
  </w:style>
  <w:style w:type="paragraph" w:styleId="3">
    <w:name w:val="Титул 3"/>
    <w:basedOn w:val="Normal"/>
    <w:qFormat/>
    <w:pPr>
      <w:ind w:hanging="0" w:start="0" w:end="0"/>
      <w:jc w:val="center"/>
    </w:pPr>
    <w:rPr>
      <w:b/>
    </w:rPr>
  </w:style>
  <w:style w:type="paragraph" w:styleId="4">
    <w:name w:val="Титул 4"/>
    <w:basedOn w:val="Normal"/>
    <w:qFormat/>
    <w:pPr>
      <w:ind w:hanging="0" w:start="0" w:end="0"/>
      <w:jc w:val="center"/>
    </w:pPr>
    <w:rPr>
      <w:b/>
      <w:caps/>
      <w:sz w:val="16"/>
    </w:rPr>
  </w:style>
  <w:style w:type="paragraph" w:styleId="Style19">
    <w:name w:val="Перечень рисунков"/>
    <w:basedOn w:val="Normal"/>
    <w:next w:val="Normal"/>
    <w:qFormat/>
    <w:pPr>
      <w:tabs>
        <w:tab w:val="clear" w:pos="708"/>
        <w:tab w:val="right" w:pos="9072" w:leader="none"/>
      </w:tabs>
      <w:spacing w:before="0" w:after="0"/>
      <w:ind w:hanging="560" w:start="560" w:end="0"/>
      <w:jc w:val="start"/>
    </w:pPr>
    <w:rPr>
      <w:b/>
    </w:rPr>
  </w:style>
  <w:style w:type="paragraph" w:styleId="TOC5">
    <w:name w:val="toc 5"/>
    <w:basedOn w:val="Heading5"/>
    <w:next w:val="BodyText"/>
    <w:pPr>
      <w:numPr>
        <w:ilvl w:val="0"/>
        <w:numId w:val="2"/>
      </w:numPr>
      <w:tabs>
        <w:tab w:val="clear" w:pos="708"/>
        <w:tab w:val="right" w:pos="9072" w:leader="none"/>
      </w:tabs>
      <w:ind w:hanging="1191" w:start="2325" w:end="567"/>
      <w:jc w:val="start"/>
      <w:outlineLvl w:val="9"/>
    </w:pPr>
    <w:rPr/>
  </w:style>
  <w:style w:type="paragraph" w:styleId="BodyTextIndent">
    <w:name w:val="Body Text Indent"/>
    <w:basedOn w:val="BodyText"/>
    <w:pPr>
      <w:ind w:hanging="0" w:start="851" w:end="0"/>
    </w:pPr>
    <w:rPr/>
  </w:style>
  <w:style w:type="paragraph" w:styleId="Style20">
    <w:name w:val="Текст примечания"/>
    <w:basedOn w:val="Normal"/>
    <w:qFormat/>
    <w:pPr/>
    <w:rPr/>
  </w:style>
  <w:style w:type="paragraph" w:styleId="FootnoteText">
    <w:name w:val="footnote text"/>
    <w:basedOn w:val="Normal"/>
    <w:pPr/>
    <w:rPr>
      <w:sz w:val="20"/>
    </w:rPr>
  </w:style>
  <w:style w:type="paragraph" w:styleId="TOC6">
    <w:name w:val="toc 6"/>
    <w:basedOn w:val="Heading6"/>
    <w:next w:val="Normal"/>
    <w:pPr>
      <w:numPr>
        <w:ilvl w:val="0"/>
        <w:numId w:val="2"/>
      </w:numPr>
      <w:tabs>
        <w:tab w:val="clear" w:pos="708"/>
        <w:tab w:val="right" w:pos="9072" w:leader="none"/>
      </w:tabs>
      <w:ind w:hanging="1474" w:start="2892" w:end="567"/>
      <w:jc w:val="start"/>
      <w:outlineLvl w:val="9"/>
    </w:pPr>
    <w:rPr/>
  </w:style>
  <w:style w:type="paragraph" w:styleId="TOC7">
    <w:name w:val="toc 7"/>
    <w:basedOn w:val="Heading7"/>
    <w:next w:val="Normal"/>
    <w:pPr>
      <w:numPr>
        <w:ilvl w:val="0"/>
        <w:numId w:val="2"/>
      </w:numPr>
      <w:tabs>
        <w:tab w:val="clear" w:pos="708"/>
        <w:tab w:val="right" w:pos="9072" w:leader="none"/>
      </w:tabs>
      <w:ind w:hanging="1588" w:start="3289" w:end="567"/>
      <w:jc w:val="start"/>
      <w:outlineLvl w:val="9"/>
    </w:pPr>
    <w:rPr/>
  </w:style>
  <w:style w:type="paragraph" w:styleId="TOC8">
    <w:name w:val="toc 8"/>
    <w:basedOn w:val="Heading8"/>
    <w:next w:val="Normal"/>
    <w:pPr>
      <w:numPr>
        <w:ilvl w:val="0"/>
        <w:numId w:val="2"/>
      </w:numPr>
      <w:tabs>
        <w:tab w:val="clear" w:pos="708"/>
        <w:tab w:val="right" w:pos="9072" w:leader="none"/>
      </w:tabs>
      <w:ind w:hanging="1758" w:start="3743" w:end="567"/>
      <w:jc w:val="start"/>
      <w:outlineLvl w:val="9"/>
    </w:pPr>
    <w:rPr/>
  </w:style>
  <w:style w:type="paragraph" w:styleId="TOC9">
    <w:name w:val="toc 9"/>
    <w:basedOn w:val="Heading9"/>
    <w:next w:val="Normal"/>
    <w:pPr>
      <w:numPr>
        <w:ilvl w:val="0"/>
        <w:numId w:val="2"/>
      </w:numPr>
      <w:tabs>
        <w:tab w:val="clear" w:pos="708"/>
        <w:tab w:val="right" w:pos="9072" w:leader="none"/>
      </w:tabs>
      <w:ind w:hanging="1985" w:start="4253" w:end="567"/>
      <w:jc w:val="start"/>
      <w:outlineLvl w:val="9"/>
    </w:pPr>
    <w:rPr/>
  </w:style>
  <w:style w:type="paragraph" w:styleId="Footer">
    <w:name w:val="footer"/>
    <w:basedOn w:val="Normal"/>
    <w:pPr>
      <w:tabs>
        <w:tab w:val="clear" w:pos="708"/>
        <w:tab w:val="center" w:pos="4536" w:leader="none"/>
        <w:tab w:val="right" w:pos="9072" w:leader="none"/>
      </w:tabs>
    </w:pPr>
    <w:rPr/>
  </w:style>
  <w:style w:type="paragraph" w:styleId="Style21">
    <w:name w:val="Заголовок таблицы ссылок"/>
    <w:basedOn w:val="Normal"/>
    <w:next w:val="Normal"/>
    <w:qFormat/>
    <w:pPr>
      <w:keepNext w:val="true"/>
      <w:spacing w:before="120" w:after="60"/>
      <w:jc w:val="center"/>
    </w:pPr>
    <w:rPr>
      <w:b/>
    </w:rPr>
  </w:style>
  <w:style w:type="paragraph" w:styleId="EnvelopeReturn">
    <w:name w:val="envelope return"/>
    <w:basedOn w:val="Normal"/>
    <w:pPr/>
    <w:rPr>
      <w:b/>
      <w:sz w:val="20"/>
    </w:rPr>
  </w:style>
  <w:style w:type="paragraph" w:styleId="11">
    <w:name w:val="Обр. адрес конверта 1"/>
    <w:basedOn w:val="EnvelopeReturn"/>
    <w:next w:val="Normal"/>
    <w:qFormat/>
    <w:pPr>
      <w:ind w:hanging="0" w:start="0" w:end="0"/>
    </w:pPr>
    <w:rPr>
      <w:sz w:val="16"/>
    </w:rPr>
  </w:style>
  <w:style w:type="paragraph" w:styleId="Style22">
    <w:name w:val="Шапка"/>
    <w:basedOn w:val="Normal"/>
    <w:qFormat/>
    <w:pPr>
      <w:keepNext w:val="true"/>
      <w:ind w:hanging="1134" w:start="1134" w:end="0"/>
    </w:pPr>
    <w:rPr>
      <w:b/>
      <w:caps/>
      <w:sz w:val="24"/>
    </w:rPr>
  </w:style>
  <w:style w:type="paragraph" w:styleId="Subtitle">
    <w:name w:val="Subtitle"/>
    <w:basedOn w:val="Normal"/>
    <w:next w:val="BodyText"/>
    <w:qFormat/>
    <w:pPr>
      <w:ind w:hanging="0" w:start="0" w:end="0"/>
      <w:jc w:val="center"/>
    </w:pPr>
    <w:rPr>
      <w:b/>
      <w:i/>
    </w:rPr>
  </w:style>
  <w:style w:type="paragraph" w:styleId="21">
    <w:name w:val="Список 2"/>
    <w:basedOn w:val="Normal"/>
    <w:qFormat/>
    <w:pPr>
      <w:ind w:hanging="284" w:start="1418" w:end="0"/>
    </w:pPr>
    <w:rPr/>
  </w:style>
  <w:style w:type="paragraph" w:styleId="31">
    <w:name w:val="Список 3"/>
    <w:basedOn w:val="Normal"/>
    <w:qFormat/>
    <w:pPr>
      <w:ind w:hanging="284" w:start="1702" w:end="0"/>
    </w:pPr>
    <w:rPr/>
  </w:style>
  <w:style w:type="paragraph" w:styleId="41">
    <w:name w:val="Список 4"/>
    <w:basedOn w:val="Normal"/>
    <w:qFormat/>
    <w:pPr>
      <w:ind w:hanging="284" w:start="1985" w:end="0"/>
    </w:pPr>
    <w:rPr/>
  </w:style>
  <w:style w:type="paragraph" w:styleId="5">
    <w:name w:val="Список 5"/>
    <w:basedOn w:val="Normal"/>
    <w:qFormat/>
    <w:pPr>
      <w:ind w:hanging="284" w:start="2269" w:end="0"/>
    </w:pPr>
    <w:rPr/>
  </w:style>
  <w:style w:type="paragraph" w:styleId="22">
    <w:name w:val="Маркированный список 2"/>
    <w:basedOn w:val="Normal"/>
    <w:qFormat/>
    <w:pPr>
      <w:numPr>
        <w:ilvl w:val="0"/>
        <w:numId w:val="9"/>
      </w:numPr>
      <w:ind w:hanging="360" w:start="1494" w:end="0"/>
    </w:pPr>
    <w:rPr/>
  </w:style>
  <w:style w:type="paragraph" w:styleId="32">
    <w:name w:val="Маркированный список 3"/>
    <w:basedOn w:val="Normal"/>
    <w:qFormat/>
    <w:pPr>
      <w:numPr>
        <w:ilvl w:val="0"/>
        <w:numId w:val="10"/>
      </w:numPr>
      <w:ind w:hanging="360" w:start="1778" w:end="0"/>
    </w:pPr>
    <w:rPr/>
  </w:style>
  <w:style w:type="paragraph" w:styleId="42">
    <w:name w:val="Маркированный список 4"/>
    <w:basedOn w:val="Normal"/>
    <w:qFormat/>
    <w:pPr>
      <w:numPr>
        <w:ilvl w:val="0"/>
        <w:numId w:val="11"/>
      </w:numPr>
      <w:ind w:hanging="360" w:start="2061" w:end="0"/>
    </w:pPr>
    <w:rPr/>
  </w:style>
  <w:style w:type="paragraph" w:styleId="51">
    <w:name w:val="Маркированный список 5"/>
    <w:basedOn w:val="Normal"/>
    <w:qFormat/>
    <w:pPr>
      <w:numPr>
        <w:ilvl w:val="0"/>
        <w:numId w:val="12"/>
      </w:numPr>
      <w:ind w:hanging="360" w:start="2345" w:end="0"/>
    </w:pPr>
    <w:rPr/>
  </w:style>
  <w:style w:type="paragraph" w:styleId="23">
    <w:name w:val="Нумерованный список 2"/>
    <w:basedOn w:val="Normal"/>
    <w:qFormat/>
    <w:pPr>
      <w:numPr>
        <w:ilvl w:val="0"/>
        <w:numId w:val="13"/>
      </w:numPr>
      <w:ind w:hanging="360" w:start="1494" w:end="0"/>
    </w:pPr>
    <w:rPr/>
  </w:style>
  <w:style w:type="paragraph" w:styleId="33">
    <w:name w:val="Нумерованный список 3"/>
    <w:basedOn w:val="Normal"/>
    <w:qFormat/>
    <w:pPr>
      <w:numPr>
        <w:ilvl w:val="0"/>
        <w:numId w:val="14"/>
      </w:numPr>
      <w:ind w:hanging="360" w:start="1778" w:end="0"/>
    </w:pPr>
    <w:rPr/>
  </w:style>
  <w:style w:type="paragraph" w:styleId="43">
    <w:name w:val="Нумерованный список 4"/>
    <w:basedOn w:val="Normal"/>
    <w:qFormat/>
    <w:pPr>
      <w:numPr>
        <w:ilvl w:val="0"/>
        <w:numId w:val="15"/>
      </w:numPr>
      <w:ind w:hanging="360" w:start="2061" w:end="0"/>
    </w:pPr>
    <w:rPr/>
  </w:style>
  <w:style w:type="paragraph" w:styleId="52">
    <w:name w:val="Нумерованный список 5"/>
    <w:basedOn w:val="Normal"/>
    <w:qFormat/>
    <w:pPr>
      <w:numPr>
        <w:ilvl w:val="0"/>
        <w:numId w:val="16"/>
      </w:numPr>
      <w:ind w:hanging="360" w:start="2345" w:end="0"/>
    </w:pPr>
    <w:rPr/>
  </w:style>
  <w:style w:type="paragraph" w:styleId="Style23">
    <w:name w:val="Текст макроса"/>
    <w:qFormat/>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60"/>
      <w:ind w:firstLine="851" w:start="0" w:end="0"/>
      <w:jc w:val="both"/>
      <w:textAlignment w:val="baseline"/>
    </w:pPr>
    <w:rPr>
      <w:rFonts w:ascii="Times New Roman" w:hAnsi="Times New Roman" w:eastAsia="Times New Roman" w:cs="Times New Roman"/>
      <w:color w:val="auto"/>
      <w:sz w:val="20"/>
      <w:szCs w:val="20"/>
      <w:lang w:bidi="ar-SA" w:val="ru-RU" w:eastAsia="zh-CN"/>
    </w:rPr>
  </w:style>
  <w:style w:type="paragraph" w:styleId="Index1">
    <w:name w:val="index 1"/>
    <w:basedOn w:val="Normal"/>
    <w:next w:val="Normal"/>
    <w:pPr>
      <w:tabs>
        <w:tab w:val="clear" w:pos="708"/>
        <w:tab w:val="right" w:pos="9072" w:leader="dot"/>
      </w:tabs>
      <w:ind w:hanging="198" w:start="198" w:end="0"/>
    </w:pPr>
    <w:rPr/>
  </w:style>
  <w:style w:type="paragraph" w:styleId="Index2">
    <w:name w:val="index 2"/>
    <w:basedOn w:val="Normal"/>
    <w:next w:val="Normal"/>
    <w:pPr>
      <w:tabs>
        <w:tab w:val="clear" w:pos="708"/>
        <w:tab w:val="right" w:pos="9072" w:leader="dot"/>
      </w:tabs>
      <w:ind w:hanging="198" w:start="396" w:end="0"/>
    </w:pPr>
    <w:rPr/>
  </w:style>
  <w:style w:type="paragraph" w:styleId="Index3">
    <w:name w:val="index 3"/>
    <w:basedOn w:val="Normal"/>
    <w:next w:val="Normal"/>
    <w:pPr>
      <w:tabs>
        <w:tab w:val="clear" w:pos="708"/>
        <w:tab w:val="right" w:pos="9072" w:leader="dot"/>
      </w:tabs>
      <w:ind w:hanging="198" w:start="601" w:end="0"/>
    </w:pPr>
    <w:rPr/>
  </w:style>
  <w:style w:type="paragraph" w:styleId="44">
    <w:name w:val="Указатель 4"/>
    <w:basedOn w:val="Normal"/>
    <w:next w:val="Normal"/>
    <w:qFormat/>
    <w:pPr>
      <w:tabs>
        <w:tab w:val="clear" w:pos="708"/>
        <w:tab w:val="right" w:pos="9072" w:leader="dot"/>
      </w:tabs>
      <w:ind w:hanging="198" w:start="799" w:end="0"/>
    </w:pPr>
    <w:rPr/>
  </w:style>
  <w:style w:type="paragraph" w:styleId="53">
    <w:name w:val="Указатель 5"/>
    <w:basedOn w:val="Normal"/>
    <w:next w:val="Normal"/>
    <w:qFormat/>
    <w:pPr>
      <w:tabs>
        <w:tab w:val="clear" w:pos="708"/>
        <w:tab w:val="right" w:pos="9072" w:leader="dot"/>
      </w:tabs>
      <w:ind w:hanging="198" w:start="997" w:end="0"/>
    </w:pPr>
    <w:rPr/>
  </w:style>
  <w:style w:type="paragraph" w:styleId="6">
    <w:name w:val="Указатель 6"/>
    <w:basedOn w:val="Normal"/>
    <w:next w:val="Normal"/>
    <w:qFormat/>
    <w:pPr>
      <w:tabs>
        <w:tab w:val="clear" w:pos="708"/>
        <w:tab w:val="right" w:pos="9072" w:leader="dot"/>
      </w:tabs>
      <w:ind w:hanging="198" w:start="1196" w:end="0"/>
    </w:pPr>
    <w:rPr/>
  </w:style>
  <w:style w:type="paragraph" w:styleId="7">
    <w:name w:val="Указатель 7"/>
    <w:basedOn w:val="Normal"/>
    <w:next w:val="Normal"/>
    <w:qFormat/>
    <w:pPr>
      <w:tabs>
        <w:tab w:val="clear" w:pos="708"/>
        <w:tab w:val="right" w:pos="9072" w:leader="dot"/>
      </w:tabs>
      <w:ind w:hanging="198" w:start="1400" w:end="0"/>
    </w:pPr>
    <w:rPr/>
  </w:style>
  <w:style w:type="paragraph" w:styleId="8">
    <w:name w:val="Указатель 8"/>
    <w:basedOn w:val="Normal"/>
    <w:next w:val="Normal"/>
    <w:qFormat/>
    <w:pPr>
      <w:tabs>
        <w:tab w:val="clear" w:pos="708"/>
        <w:tab w:val="right" w:pos="9072" w:leader="dot"/>
      </w:tabs>
      <w:ind w:hanging="198" w:start="1598" w:end="0"/>
    </w:pPr>
    <w:rPr/>
  </w:style>
  <w:style w:type="paragraph" w:styleId="9">
    <w:name w:val="Указатель 9"/>
    <w:basedOn w:val="Normal"/>
    <w:next w:val="Normal"/>
    <w:qFormat/>
    <w:pPr>
      <w:tabs>
        <w:tab w:val="clear" w:pos="708"/>
        <w:tab w:val="right" w:pos="9072" w:leader="dot"/>
      </w:tabs>
      <w:ind w:hanging="198" w:start="1797" w:end="0"/>
    </w:pPr>
    <w:rPr/>
  </w:style>
  <w:style w:type="paragraph" w:styleId="Style24">
    <w:name w:val="Таблица ссылок"/>
    <w:basedOn w:val="Style19"/>
    <w:next w:val="Normal"/>
    <w:qFormat/>
    <w:pPr>
      <w:tabs>
        <w:tab w:val="clear" w:pos="9072"/>
      </w:tabs>
      <w:ind w:hanging="561" w:start="561" w:end="0"/>
      <w:jc w:val="both"/>
    </w:pPr>
    <w:rPr/>
  </w:style>
  <w:style w:type="paragraph" w:styleId="24">
    <w:name w:val="Продолжение списка 2"/>
    <w:basedOn w:val="Normal"/>
    <w:qFormat/>
    <w:pPr>
      <w:ind w:hanging="0" w:start="720" w:end="0"/>
    </w:pPr>
    <w:rPr/>
  </w:style>
  <w:style w:type="paragraph" w:styleId="34">
    <w:name w:val="Продолжение списка 3"/>
    <w:basedOn w:val="Normal"/>
    <w:qFormat/>
    <w:pPr>
      <w:ind w:hanging="0" w:start="1077" w:end="0"/>
    </w:pPr>
    <w:rPr/>
  </w:style>
  <w:style w:type="paragraph" w:styleId="54">
    <w:name w:val="Продолжение списка 5"/>
    <w:basedOn w:val="Normal"/>
    <w:qFormat/>
    <w:pPr>
      <w:ind w:hanging="0" w:start="1797" w:end="0"/>
    </w:pPr>
    <w:rPr/>
  </w:style>
  <w:style w:type="paragraph" w:styleId="Style25">
    <w:name w:val="Обычный отступ"/>
    <w:basedOn w:val="Normal"/>
    <w:qFormat/>
    <w:pPr>
      <w:ind w:hanging="0" w:start="851" w:end="0"/>
    </w:pPr>
    <w:rPr/>
  </w:style>
  <w:style w:type="paragraph" w:styleId="45">
    <w:name w:val="Продолжение списка 4"/>
    <w:basedOn w:val="Normal"/>
    <w:qFormat/>
    <w:pPr>
      <w:ind w:hanging="0" w:start="1440" w:end="0"/>
    </w:pPr>
    <w:rPr/>
  </w:style>
  <w:style w:type="paragraph" w:styleId="EnvelopeAddress">
    <w:name w:val="envelope address"/>
    <w:basedOn w:val="Normal"/>
    <w:pPr>
      <w:ind w:hanging="0" w:start="2880" w:end="0"/>
    </w:pPr>
    <w:rPr>
      <w:b/>
      <w:sz w:val="24"/>
    </w:rPr>
  </w:style>
  <w:style w:type="paragraph" w:styleId="55">
    <w:name w:val="Титул5"/>
    <w:basedOn w:val="3"/>
    <w:qFormat/>
    <w:pPr/>
    <w:rPr>
      <w:b w:val="false"/>
    </w:rPr>
  </w:style>
  <w:style w:type="paragraph" w:styleId="12">
    <w:name w:val="Адрес конверта1"/>
    <w:basedOn w:val="EnvelopeAddress"/>
    <w:qFormat/>
    <w:pPr>
      <w:ind w:hanging="0" w:start="0" w:end="0"/>
    </w:pPr>
    <w:rPr/>
  </w:style>
  <w:style w:type="paragraph" w:styleId="Style26">
    <w:name w:val="Указатель таблиц"/>
    <w:basedOn w:val="Style19"/>
    <w:qFormat/>
    <w:pPr/>
    <w:rPr/>
  </w:style>
  <w:style w:type="paragraph" w:styleId="IndexHeading">
    <w:name w:val="index heading"/>
    <w:basedOn w:val="Heading"/>
    <w:next w:val="Index1"/>
    <w:pPr/>
    <w:rPr/>
  </w:style>
  <w:style w:type="paragraph" w:styleId="13">
    <w:name w:val="Табл титул1"/>
    <w:basedOn w:val="Style16"/>
    <w:qFormat/>
    <w:pPr/>
    <w:rPr>
      <w:sz w:val="20"/>
    </w:rPr>
  </w:style>
  <w:style w:type="paragraph" w:styleId="Style27">
    <w:name w:val="Указатель приложений"/>
    <w:basedOn w:val="TOC1"/>
    <w:qFormat/>
    <w:pPr>
      <w:numPr>
        <w:ilvl w:val="0"/>
        <w:numId w:val="2"/>
      </w:numPr>
    </w:pPr>
    <w:rPr/>
  </w:style>
  <w:style w:type="paragraph" w:styleId="Style28">
    <w:name w:val="Заголовок приложений"/>
    <w:basedOn w:val="Heading1"/>
    <w:qFormat/>
    <w:pPr>
      <w:numPr>
        <w:ilvl w:val="0"/>
        <w:numId w:val="2"/>
      </w:numPr>
      <w:outlineLvl w:val="9"/>
    </w:pPr>
    <w:rPr/>
  </w:style>
  <w:style w:type="paragraph" w:styleId="14">
    <w:name w:val="Заголовок письма1"/>
    <w:basedOn w:val="Style22"/>
    <w:qFormat/>
    <w:pPr>
      <w:ind w:hanging="1134" w:start="0" w:end="0"/>
    </w:pPr>
    <w:rPr>
      <w:smallCaps/>
    </w:rPr>
  </w:style>
  <w:style w:type="paragraph" w:styleId="Style29">
    <w:name w:val="Заголовок содерж."/>
    <w:basedOn w:val="Heading"/>
    <w:qFormat/>
    <w:pPr>
      <w:pageBreakBefore/>
    </w:pPr>
    <w:rPr/>
  </w:style>
  <w:style w:type="paragraph" w:styleId="Style30">
    <w:name w:val="Заголовок введения"/>
    <w:basedOn w:val="Heading"/>
    <w:qFormat/>
    <w:pPr/>
    <w:rPr/>
  </w:style>
  <w:style w:type="paragraph" w:styleId="Style31">
    <w:name w:val="Текст факса"/>
    <w:basedOn w:val="14"/>
    <w:qFormat/>
    <w:pPr>
      <w:keepNext w:val="false"/>
      <w:ind w:firstLine="851" w:start="0" w:end="0"/>
    </w:pPr>
    <w:rPr>
      <w:caps w:val="false"/>
      <w:smallCaps w:val="false"/>
      <w:spacing w:val="20"/>
      <w:sz w:val="28"/>
    </w:rPr>
  </w:style>
  <w:style w:type="paragraph" w:styleId="-">
    <w:name w:val="Список ГОСТ -"/>
    <w:basedOn w:val="Normal"/>
    <w:qFormat/>
    <w:pPr>
      <w:numPr>
        <w:ilvl w:val="0"/>
        <w:numId w:val="17"/>
      </w:numPr>
    </w:pPr>
    <w:rPr/>
  </w:style>
  <w:style w:type="paragraph" w:styleId="15">
    <w:name w:val="Список ГОСТ 1"/>
    <w:basedOn w:val="Normal"/>
    <w:qFormat/>
    <w:pPr>
      <w:numPr>
        <w:ilvl w:val="0"/>
        <w:numId w:val="18"/>
      </w:numPr>
    </w:pPr>
    <w:rPr/>
  </w:style>
  <w:style w:type="paragraph" w:styleId="Style32">
    <w:name w:val="Текст выноски"/>
    <w:basedOn w:val="Normal"/>
    <w:qFormat/>
    <w:pPr/>
    <w:rPr>
      <w:rFonts w:ascii="Tahoma" w:hAnsi="Tahoma" w:cs="Tahoma"/>
      <w:sz w:val="16"/>
      <w:szCs w:val="16"/>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 w:type="numbering" w:styleId="WW8StyleNum6">
    <w:name w:val="WW8StyleNum6"/>
    <w:qFormat/>
  </w:style>
  <w:style w:type="numbering" w:styleId="WW8StyleNum7">
    <w:name w:val="WW8StyleNum7"/>
    <w:qFormat/>
  </w:style>
  <w:style w:type="numbering" w:styleId="WW8StyleNum8">
    <w:name w:val="WW8StyleNum8"/>
    <w:qFormat/>
  </w:style>
  <w:style w:type="numbering" w:styleId="WW8StyleNum9">
    <w:name w:val="WW8StyleNum9"/>
    <w:qFormat/>
  </w:style>
  <w:style w:type="numbering" w:styleId="WW8StyleNum10">
    <w:name w:val="WW8StyleNum10"/>
    <w:qFormat/>
  </w:style>
  <w:style w:type="numbering" w:styleId="WW8StyleNum11">
    <w:name w:val="WW8Style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wmf"/><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oter5.xml.rels><?xml version="1.0" encoding="UTF-8"?>
<Relationships xmlns="http://schemas.openxmlformats.org/package/2006/relationships"><Relationship Id="rId1" Type="http://schemas.openxmlformats.org/officeDocument/2006/relationships/oleObject" Target="embeddings/oleObject2.bin"/><Relationship Id="rId2" Type="http://schemas.openxmlformats.org/officeDocument/2006/relationships/image" Target="media/image2.wmf"/><Relationship Id="rId3" Type="http://schemas.openxmlformats.org/officeDocument/2006/relationships/oleObject" Target="embeddings/oleObject3.bin"/><Relationship Id="rId4" Type="http://schemas.openxmlformats.org/officeDocument/2006/relationships/image" Target="media/image2.wmf"/>
</Relationships>
</file>

<file path=word/_rels/footer9.xml.rels><?xml version="1.0" encoding="UTF-8"?>
<Relationships xmlns="http://schemas.openxmlformats.org/package/2006/relationships"><Relationship Id="rId1" Type="http://schemas.openxmlformats.org/officeDocument/2006/relationships/oleObject" Target="embeddings/oleObject4.bin"/><Relationship Id="rId2" Type="http://schemas.openxmlformats.org/officeDocument/2006/relationships/image" Target="media/image2.wmf"/><Relationship Id="rId3" Type="http://schemas.openxmlformats.org/officeDocument/2006/relationships/oleObject" Target="embeddings/oleObject5.bin"/><Relationship Id="rId4"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1418</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2008-02-13T09:37:00Z</dcterms:created>
  <dc:creator>Миронов В.Е.</dc:creator>
  <dc:description/>
  <cp:keywords/>
  <dc:language>ru-RU</dc:language>
  <cp:lastModifiedBy>Миронов В.Е.</cp:lastModifiedBy>
  <dcterms:modified xsi:type="dcterms:W3CDTF">2008-02-27T09:36:00Z</dcterms:modified>
  <cp:revision>1</cp:revision>
  <dc:subject/>
  <dc:title>Внимание! При создании документов пользуйтесь стандартами:</dc:title>
</cp:coreProperties>
</file>